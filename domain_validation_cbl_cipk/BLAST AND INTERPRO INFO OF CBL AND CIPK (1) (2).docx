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11EF" w14:textId="77777777" w:rsidR="00703309" w:rsidRPr="00B35B5B" w:rsidRDefault="00703309" w:rsidP="00703309">
      <w:pPr>
        <w:rPr>
          <w:b/>
          <w:bCs/>
        </w:rPr>
      </w:pPr>
      <w:r w:rsidRPr="00B35B5B">
        <w:rPr>
          <w:b/>
          <w:bCs/>
        </w:rPr>
        <w:t>Step 8: BLASTp-based homology identification and domain validation of CBL1</w:t>
      </w:r>
    </w:p>
    <w:p w14:paraId="1E26F663" w14:textId="77777777" w:rsidR="00703309" w:rsidRDefault="00703309" w:rsidP="00703309">
      <w:r>
        <w:t xml:space="preserve">Homology-based identification of Calcineurin B-like protein 1 (CBL1) in buckwheat was performed using a </w:t>
      </w:r>
      <w:proofErr w:type="spellStart"/>
      <w:r>
        <w:t>BLASTp</w:t>
      </w:r>
      <w:proofErr w:type="spellEnd"/>
      <w:r>
        <w:t xml:space="preserve"> approach. The Arabidopsis thaliana CBL1 protein (GenBank accession: AEE83921.1, 213 amino acids) was retrieved from NCBI and used as the query sequence.</w:t>
      </w:r>
    </w:p>
    <w:p w14:paraId="02ADE185" w14:textId="77777777" w:rsidR="003D518B" w:rsidRDefault="003D518B" w:rsidP="003D518B">
      <w:proofErr w:type="spellStart"/>
      <w:r>
        <w:t>BLASTp</w:t>
      </w:r>
      <w:proofErr w:type="spellEnd"/>
      <w:r>
        <w:t xml:space="preserve"> searches were conducted against the predicted translated protein dataset of the buckwheat genome (FES_r1.0) available at the Buckwheat Genome Database (Kazusa DNA Research Institute). Searches were performed using default </w:t>
      </w:r>
      <w:proofErr w:type="spellStart"/>
      <w:r>
        <w:t>BLASTp</w:t>
      </w:r>
      <w:proofErr w:type="spellEnd"/>
      <w:r>
        <w:t xml:space="preserve"> parameters, with an E-value threshold ≤ 1e−5. The top ten significant hits were retained for further analysis to ensure comprehensive coverage of potential CBL1 homologs.</w:t>
      </w:r>
    </w:p>
    <w:p w14:paraId="7898DDC1" w14:textId="77777777" w:rsidR="003D518B" w:rsidRDefault="003D518B" w:rsidP="003D518B">
      <w:r>
        <w:t>Among the retrieved candidates, the protein Fes_sc0001617.1.9000017.aua.1 showed the highest similarity to Arabidopsis CBL1, with:</w:t>
      </w:r>
    </w:p>
    <w:p w14:paraId="1B801A6B" w14:textId="77777777" w:rsidR="003D518B" w:rsidRDefault="003D518B" w:rsidP="003D518B">
      <w:r>
        <w:t>100% query coverage</w:t>
      </w:r>
    </w:p>
    <w:p w14:paraId="1C824487" w14:textId="77777777" w:rsidR="003D518B" w:rsidRDefault="003D518B" w:rsidP="003D518B">
      <w:r>
        <w:t>~80% sequence identity</w:t>
      </w:r>
    </w:p>
    <w:p w14:paraId="4C8BB7B9" w14:textId="77777777" w:rsidR="003D518B" w:rsidRDefault="003D518B" w:rsidP="003D518B">
      <w:r>
        <w:t>E-value of 2e-126</w:t>
      </w:r>
    </w:p>
    <w:p w14:paraId="27141564" w14:textId="77777777" w:rsidR="003D518B" w:rsidRDefault="003D518B" w:rsidP="003D518B">
      <w:r>
        <w:t>Protein length of 213 amino acids, consistent with known CBL proteins</w:t>
      </w:r>
    </w:p>
    <w:p w14:paraId="40DAF995" w14:textId="77777777" w:rsidR="003D518B" w:rsidRDefault="003D518B" w:rsidP="003D518B">
      <w:pPr>
        <w:rPr>
          <w:b/>
          <w:bCs/>
          <w:i/>
          <w:iCs/>
        </w:rPr>
      </w:pPr>
      <w:r w:rsidRPr="00C15DDA">
        <w:rPr>
          <w:b/>
          <w:bCs/>
          <w:i/>
          <w:iCs/>
        </w:rPr>
        <w:t xml:space="preserve">To confirm functional identity, domain-based validation was performed using </w:t>
      </w:r>
      <w:proofErr w:type="spellStart"/>
      <w:r w:rsidRPr="00C15DDA">
        <w:rPr>
          <w:b/>
          <w:bCs/>
          <w:i/>
          <w:iCs/>
        </w:rPr>
        <w:t>InterProScan</w:t>
      </w:r>
      <w:proofErr w:type="spellEnd"/>
      <w:r w:rsidRPr="00C15DDA">
        <w:rPr>
          <w:b/>
          <w:bCs/>
          <w:i/>
          <w:iCs/>
        </w:rPr>
        <w:t>. The candidate protein contained:</w:t>
      </w:r>
    </w:p>
    <w:p w14:paraId="01BE17D4" w14:textId="77777777" w:rsidR="003D518B" w:rsidRDefault="003D518B" w:rsidP="003D518B">
      <w:r>
        <w:t>Multiple conserved EF-hand calcium-binding motifs</w:t>
      </w:r>
    </w:p>
    <w:p w14:paraId="74A4D7D6" w14:textId="77777777" w:rsidR="003D518B" w:rsidRDefault="003D518B" w:rsidP="003D518B">
      <w:r>
        <w:t>Membership in the Calcineurin B-like protein family</w:t>
      </w:r>
    </w:p>
    <w:p w14:paraId="72F912F2" w14:textId="77777777" w:rsidR="003D518B" w:rsidRDefault="003D518B" w:rsidP="003D518B">
      <w:r>
        <w:t>Absence of any kinase domain</w:t>
      </w:r>
    </w:p>
    <w:p w14:paraId="5265B330" w14:textId="77777777" w:rsidR="003D518B" w:rsidRDefault="003D518B" w:rsidP="003D518B">
      <w:proofErr w:type="spellStart"/>
      <w:r>
        <w:t>InterProScan</w:t>
      </w:r>
      <w:proofErr w:type="spellEnd"/>
      <w:r>
        <w:t xml:space="preserve"> annotations further supported its role in calcium ion binding (GO:0005509) and calcium-mediated </w:t>
      </w:r>
      <w:proofErr w:type="spellStart"/>
      <w:r>
        <w:t>signaling</w:t>
      </w:r>
      <w:proofErr w:type="spellEnd"/>
      <w:r>
        <w:t>, which are hallmark features of CBL proteins.</w:t>
      </w:r>
    </w:p>
    <w:p w14:paraId="2298119B" w14:textId="77777777" w:rsidR="003D518B" w:rsidRDefault="003D518B" w:rsidP="003D518B">
      <w:r>
        <w:t>Based on sequence similarity, conserved domain architecture, and functional annotation, Fes_sc0001617.1.9000017.aua.1 was identified as a putative CBL1 homolog in buckwheat.</w:t>
      </w:r>
    </w:p>
    <w:p w14:paraId="0DE99AEB" w14:textId="77777777" w:rsidR="00B30BEB" w:rsidRDefault="00B30BEB" w:rsidP="003D518B">
      <w:pPr>
        <w:rPr>
          <w:b/>
          <w:bCs/>
        </w:rPr>
      </w:pPr>
    </w:p>
    <w:p w14:paraId="5FD514DE" w14:textId="77777777" w:rsidR="00B30BEB" w:rsidRDefault="00B30BEB" w:rsidP="003D518B">
      <w:pPr>
        <w:rPr>
          <w:b/>
          <w:bCs/>
        </w:rPr>
      </w:pPr>
    </w:p>
    <w:p w14:paraId="6CF4FA24" w14:textId="55E8D235" w:rsidR="003D518B" w:rsidRDefault="003D518B" w:rsidP="003D518B">
      <w:pPr>
        <w:rPr>
          <w:b/>
          <w:bCs/>
        </w:rPr>
      </w:pPr>
      <w:r>
        <w:rPr>
          <w:b/>
          <w:bCs/>
        </w:rPr>
        <w:t xml:space="preserve">Step 9: </w:t>
      </w:r>
      <w:proofErr w:type="spellStart"/>
      <w:r w:rsidRPr="0067750D">
        <w:rPr>
          <w:b/>
          <w:bCs/>
        </w:rPr>
        <w:t>BLASTp</w:t>
      </w:r>
      <w:proofErr w:type="spellEnd"/>
      <w:r w:rsidRPr="0067750D">
        <w:rPr>
          <w:b/>
          <w:bCs/>
        </w:rPr>
        <w:t xml:space="preserve"> homology identification and domain validation of CBL2</w:t>
      </w:r>
    </w:p>
    <w:p w14:paraId="0D2D296C" w14:textId="77777777" w:rsidR="003D518B" w:rsidRPr="00601406" w:rsidRDefault="003D518B" w:rsidP="003D518B">
      <w:pPr>
        <w:rPr>
          <w:b/>
          <w:bCs/>
          <w:i/>
          <w:iCs/>
        </w:rPr>
      </w:pPr>
      <w:r w:rsidRPr="00601406">
        <w:rPr>
          <w:b/>
          <w:bCs/>
          <w:i/>
          <w:iCs/>
        </w:rPr>
        <w:t>Reference sequence used</w:t>
      </w:r>
    </w:p>
    <w:p w14:paraId="189ACEE8" w14:textId="77777777" w:rsidR="003D518B" w:rsidRDefault="003D518B" w:rsidP="003D518B">
      <w:r w:rsidRPr="00601406">
        <w:rPr>
          <w:b/>
          <w:bCs/>
          <w:i/>
          <w:iCs/>
        </w:rPr>
        <w:t>Protein:</w:t>
      </w:r>
      <w:r>
        <w:t xml:space="preserve"> Calcineurin B-like protein 2 (CBL2)</w:t>
      </w:r>
    </w:p>
    <w:p w14:paraId="06005661" w14:textId="77777777" w:rsidR="003D518B" w:rsidRDefault="003D518B" w:rsidP="003D518B">
      <w:r w:rsidRPr="00601406">
        <w:rPr>
          <w:b/>
          <w:bCs/>
          <w:i/>
          <w:iCs/>
        </w:rPr>
        <w:t>Species:</w:t>
      </w:r>
      <w:r>
        <w:t xml:space="preserve"> Arabidopsis thaliana</w:t>
      </w:r>
    </w:p>
    <w:p w14:paraId="55FE6E46" w14:textId="77777777" w:rsidR="003D518B" w:rsidRDefault="003D518B" w:rsidP="003D518B">
      <w:r w:rsidRPr="00601406">
        <w:rPr>
          <w:b/>
          <w:bCs/>
          <w:i/>
          <w:iCs/>
        </w:rPr>
        <w:t>Accession:</w:t>
      </w:r>
      <w:r>
        <w:t xml:space="preserve"> NP_200410.1</w:t>
      </w:r>
    </w:p>
    <w:p w14:paraId="1CD9659F" w14:textId="77777777" w:rsidR="003D518B" w:rsidRDefault="003D518B" w:rsidP="003D518B">
      <w:r w:rsidRPr="00601406">
        <w:rPr>
          <w:b/>
          <w:bCs/>
          <w:i/>
          <w:iCs/>
        </w:rPr>
        <w:t>Length:</w:t>
      </w:r>
      <w:r>
        <w:t xml:space="preserve"> 226 aa</w:t>
      </w:r>
    </w:p>
    <w:p w14:paraId="5B1C57B5" w14:textId="77777777" w:rsidR="003D518B" w:rsidRDefault="003D518B" w:rsidP="003D518B">
      <w:r>
        <w:t xml:space="preserve">This sequence was used as a query for </w:t>
      </w:r>
      <w:proofErr w:type="spellStart"/>
      <w:r>
        <w:t>BLASTp</w:t>
      </w:r>
      <w:proofErr w:type="spellEnd"/>
      <w:r>
        <w:t xml:space="preserve"> against the buckwheat predicted proteome (FES_r1.0.pep) from BGDB.</w:t>
      </w:r>
    </w:p>
    <w:p w14:paraId="695D9783" w14:textId="77777777" w:rsidR="003D518B" w:rsidRDefault="003D518B" w:rsidP="003D518B"/>
    <w:p w14:paraId="468A77D9" w14:textId="77777777" w:rsidR="003D518B" w:rsidRPr="00E24F96" w:rsidRDefault="003D518B" w:rsidP="003D518B">
      <w:pPr>
        <w:rPr>
          <w:b/>
          <w:bCs/>
          <w:i/>
          <w:iCs/>
        </w:rPr>
      </w:pPr>
      <w:proofErr w:type="spellStart"/>
      <w:r w:rsidRPr="00E24F96">
        <w:rPr>
          <w:b/>
          <w:bCs/>
          <w:i/>
          <w:iCs/>
        </w:rPr>
        <w:lastRenderedPageBreak/>
        <w:t>BLASTp</w:t>
      </w:r>
      <w:proofErr w:type="spellEnd"/>
      <w:r w:rsidRPr="00E24F96">
        <w:rPr>
          <w:b/>
          <w:bCs/>
          <w:i/>
          <w:iCs/>
        </w:rPr>
        <w:t xml:space="preserve"> results (CBL2 → buckwheat)</w:t>
      </w:r>
    </w:p>
    <w:p w14:paraId="492491F4" w14:textId="77777777" w:rsidR="003D518B" w:rsidRDefault="003D518B" w:rsidP="003D518B">
      <w:r>
        <w:t>Multiple significant hits were obtained.</w:t>
      </w:r>
    </w:p>
    <w:p w14:paraId="1B001A7B" w14:textId="77777777" w:rsidR="003D518B" w:rsidRPr="00F33698" w:rsidRDefault="003D518B" w:rsidP="003D518B">
      <w:pPr>
        <w:rPr>
          <w:b/>
          <w:bCs/>
          <w:i/>
          <w:iCs/>
        </w:rPr>
      </w:pPr>
      <w:r w:rsidRPr="00F33698">
        <w:rPr>
          <w:b/>
          <w:bCs/>
          <w:i/>
          <w:iCs/>
        </w:rPr>
        <w:t>The top hit showed:</w:t>
      </w:r>
    </w:p>
    <w:p w14:paraId="6E04962E" w14:textId="77777777" w:rsidR="003D518B" w:rsidRDefault="003D518B" w:rsidP="003D518B">
      <w:r>
        <w:t>Very low E-value – 2e-126</w:t>
      </w:r>
    </w:p>
    <w:p w14:paraId="41025713" w14:textId="77777777" w:rsidR="003D518B" w:rsidRDefault="003D518B" w:rsidP="003D518B">
      <w:r>
        <w:t>High sequence identity- 83%</w:t>
      </w:r>
    </w:p>
    <w:p w14:paraId="11D35131" w14:textId="77777777" w:rsidR="003D518B" w:rsidRDefault="003D518B" w:rsidP="003D518B">
      <w:r>
        <w:t>Full-length coverage – 208 aa</w:t>
      </w:r>
    </w:p>
    <w:p w14:paraId="72DE7DBE" w14:textId="77777777" w:rsidR="003D518B" w:rsidRDefault="003D518B" w:rsidP="003D518B">
      <w:r>
        <w:t>Additional hits with slightly weaker statistics represent other CBL family members.</w:t>
      </w:r>
    </w:p>
    <w:p w14:paraId="5C8AE406" w14:textId="77777777" w:rsidR="003D518B" w:rsidRDefault="003D518B" w:rsidP="003D518B">
      <w:proofErr w:type="spellStart"/>
      <w:r>
        <w:t>BLASTp</w:t>
      </w:r>
      <w:proofErr w:type="spellEnd"/>
      <w:r>
        <w:t xml:space="preserve"> confidently retrieved candidate CBL2 homolog(s) in buckwheat.</w:t>
      </w:r>
    </w:p>
    <w:p w14:paraId="575A99B6" w14:textId="77777777" w:rsidR="003D518B" w:rsidRPr="004E7DE8" w:rsidRDefault="003D518B" w:rsidP="003D518B">
      <w:pPr>
        <w:rPr>
          <w:b/>
          <w:bCs/>
          <w:i/>
          <w:iCs/>
        </w:rPr>
      </w:pPr>
      <w:r w:rsidRPr="004E7DE8">
        <w:rPr>
          <w:b/>
          <w:bCs/>
          <w:i/>
          <w:iCs/>
        </w:rPr>
        <w:t>Best candidate selected</w:t>
      </w:r>
    </w:p>
    <w:p w14:paraId="49C7CBA9" w14:textId="77777777" w:rsidR="003D518B" w:rsidRPr="004E7DE8" w:rsidRDefault="003D518B" w:rsidP="003D518B">
      <w:pPr>
        <w:rPr>
          <w:b/>
          <w:bCs/>
          <w:i/>
          <w:iCs/>
        </w:rPr>
      </w:pPr>
      <w:r w:rsidRPr="004E7DE8">
        <w:rPr>
          <w:b/>
          <w:bCs/>
          <w:i/>
          <w:iCs/>
        </w:rPr>
        <w:t>Buckwheat protein:</w:t>
      </w:r>
    </w:p>
    <w:p w14:paraId="10DCE57E" w14:textId="77777777" w:rsidR="003D518B" w:rsidRDefault="003D518B" w:rsidP="003D518B">
      <w:r>
        <w:t>Fes_sc0003471.1.9000005.aua.1</w:t>
      </w:r>
    </w:p>
    <w:p w14:paraId="055CD71D" w14:textId="77777777" w:rsidR="003D518B" w:rsidRDefault="003D518B" w:rsidP="003D518B">
      <w:r w:rsidRPr="00FA7448">
        <w:rPr>
          <w:b/>
          <w:bCs/>
          <w:i/>
          <w:iCs/>
        </w:rPr>
        <w:t>Length:</w:t>
      </w:r>
      <w:r>
        <w:t xml:space="preserve"> 208 aa</w:t>
      </w:r>
    </w:p>
    <w:p w14:paraId="55B519D3" w14:textId="77777777" w:rsidR="003D518B" w:rsidRPr="00910664" w:rsidRDefault="003D518B" w:rsidP="003D518B">
      <w:pPr>
        <w:rPr>
          <w:b/>
          <w:bCs/>
          <w:i/>
          <w:iCs/>
        </w:rPr>
      </w:pPr>
      <w:r w:rsidRPr="00910664">
        <w:rPr>
          <w:b/>
          <w:bCs/>
          <w:i/>
          <w:iCs/>
        </w:rPr>
        <w:t>This candidate was selected based on:</w:t>
      </w:r>
    </w:p>
    <w:p w14:paraId="1FAC8686" w14:textId="77777777" w:rsidR="003D518B" w:rsidRDefault="003D518B" w:rsidP="003D518B">
      <w:r>
        <w:t>Lowest E-value</w:t>
      </w:r>
    </w:p>
    <w:p w14:paraId="38B19879" w14:textId="77777777" w:rsidR="003D518B" w:rsidRDefault="003D518B" w:rsidP="003D518B">
      <w:r>
        <w:t>Highest identity</w:t>
      </w:r>
    </w:p>
    <w:p w14:paraId="103332FA" w14:textId="77777777" w:rsidR="003D518B" w:rsidRDefault="003D518B" w:rsidP="003D518B">
      <w:r>
        <w:t>Near-complete alignment length</w:t>
      </w:r>
    </w:p>
    <w:p w14:paraId="17374C35" w14:textId="77777777" w:rsidR="003D518B" w:rsidRDefault="003D518B" w:rsidP="003D518B">
      <w:r>
        <w:t>Consistency with known CBL protein size</w:t>
      </w:r>
    </w:p>
    <w:p w14:paraId="3F734740" w14:textId="77777777" w:rsidR="003D518B" w:rsidRPr="00A06867" w:rsidRDefault="003D518B" w:rsidP="003D518B">
      <w:pPr>
        <w:rPr>
          <w:b/>
          <w:bCs/>
          <w:i/>
          <w:iCs/>
        </w:rPr>
      </w:pPr>
      <w:r w:rsidRPr="00A06867">
        <w:rPr>
          <w:b/>
          <w:bCs/>
          <w:i/>
          <w:iCs/>
        </w:rPr>
        <w:t>Domain-based validation (</w:t>
      </w:r>
      <w:proofErr w:type="spellStart"/>
      <w:r w:rsidRPr="00A06867">
        <w:rPr>
          <w:b/>
          <w:bCs/>
          <w:i/>
          <w:iCs/>
        </w:rPr>
        <w:t>InterProScan</w:t>
      </w:r>
      <w:proofErr w:type="spellEnd"/>
      <w:r w:rsidRPr="00A06867">
        <w:rPr>
          <w:b/>
          <w:bCs/>
          <w:i/>
          <w:iCs/>
        </w:rPr>
        <w:t>)</w:t>
      </w:r>
    </w:p>
    <w:p w14:paraId="44812C5B" w14:textId="77777777" w:rsidR="003D518B" w:rsidRDefault="003D518B" w:rsidP="003D518B">
      <w:proofErr w:type="spellStart"/>
      <w:r>
        <w:t>InterProScan</w:t>
      </w:r>
      <w:proofErr w:type="spellEnd"/>
      <w:r>
        <w:t xml:space="preserve"> confirmed that the selected buckwheat protein contains all characteristic CBL features:</w:t>
      </w:r>
    </w:p>
    <w:p w14:paraId="2A8F6B30" w14:textId="77777777" w:rsidR="003D518B" w:rsidRDefault="003D518B" w:rsidP="003D518B">
      <w:r>
        <w:t>Protein family</w:t>
      </w:r>
    </w:p>
    <w:p w14:paraId="5B0FD8E4" w14:textId="77777777" w:rsidR="003D518B" w:rsidRDefault="003D518B" w:rsidP="003D518B">
      <w:r>
        <w:t>Calcineurin B-like protein family (CBL)</w:t>
      </w:r>
    </w:p>
    <w:p w14:paraId="0A009579" w14:textId="77777777" w:rsidR="003D518B" w:rsidRDefault="003D518B" w:rsidP="003D518B">
      <w:r>
        <w:t>Domains</w:t>
      </w:r>
    </w:p>
    <w:p w14:paraId="5372F2FC" w14:textId="77777777" w:rsidR="003D518B" w:rsidRDefault="003D518B" w:rsidP="003D518B">
      <w:r>
        <w:t>Multiple EF-hand calcium-binding domains</w:t>
      </w:r>
    </w:p>
    <w:p w14:paraId="7BE097F1" w14:textId="77777777" w:rsidR="003D518B" w:rsidRDefault="003D518B" w:rsidP="003D518B">
      <w:r>
        <w:t>Recoverin/Calcineurin signatures</w:t>
      </w:r>
    </w:p>
    <w:p w14:paraId="7231F60E" w14:textId="77777777" w:rsidR="003D518B" w:rsidRDefault="003D518B" w:rsidP="003D518B">
      <w:r>
        <w:t>EF-hand domain pairs- EF-hand 1–4(two pairs)</w:t>
      </w:r>
    </w:p>
    <w:p w14:paraId="3EE820A1" w14:textId="01B95A85" w:rsidR="003D518B" w:rsidRDefault="003D518B" w:rsidP="003D518B">
      <w:pPr>
        <w:rPr>
          <w:b/>
          <w:bCs/>
          <w:i/>
          <w:iCs/>
        </w:rPr>
      </w:pPr>
      <w:r w:rsidRPr="00661755">
        <w:rPr>
          <w:b/>
          <w:bCs/>
          <w:i/>
          <w:iCs/>
        </w:rPr>
        <w:t>GO</w:t>
      </w:r>
      <w:r>
        <w:rPr>
          <w:b/>
          <w:bCs/>
          <w:i/>
          <w:iCs/>
        </w:rPr>
        <w:t xml:space="preserve"> </w:t>
      </w:r>
      <w:r w:rsidRPr="00661755">
        <w:rPr>
          <w:b/>
          <w:bCs/>
          <w:i/>
          <w:iCs/>
        </w:rPr>
        <w:t>annotations</w:t>
      </w:r>
    </w:p>
    <w:p w14:paraId="6F5C39FB" w14:textId="77777777" w:rsidR="003D518B" w:rsidRDefault="003D518B" w:rsidP="003D518B">
      <w:pPr>
        <w:rPr>
          <w:b/>
          <w:bCs/>
          <w:i/>
          <w:iCs/>
        </w:rPr>
      </w:pPr>
      <w:r>
        <w:rPr>
          <w:b/>
          <w:bCs/>
          <w:i/>
          <w:iCs/>
        </w:rPr>
        <w:t>Molecular  Function</w:t>
      </w:r>
    </w:p>
    <w:p w14:paraId="402943A0" w14:textId="77777777" w:rsidR="003D518B" w:rsidRPr="001A4D31" w:rsidRDefault="003D518B" w:rsidP="003D518B">
      <w:pPr>
        <w:rPr>
          <w:i/>
          <w:iCs/>
        </w:rPr>
      </w:pPr>
      <w:r w:rsidRPr="001A4D31">
        <w:rPr>
          <w:i/>
          <w:iCs/>
        </w:rPr>
        <w:t>Kinase binding (GO: 0019900)</w:t>
      </w:r>
    </w:p>
    <w:p w14:paraId="0A142B44" w14:textId="77777777" w:rsidR="003D518B" w:rsidRDefault="003D518B" w:rsidP="003D518B">
      <w:r>
        <w:t>Calcium ion binding (GO:0005509)</w:t>
      </w:r>
    </w:p>
    <w:p w14:paraId="42CC96E3" w14:textId="77777777" w:rsidR="003D518B" w:rsidRPr="003B00EF" w:rsidRDefault="003D518B" w:rsidP="003D518B">
      <w:pPr>
        <w:rPr>
          <w:b/>
          <w:bCs/>
          <w:i/>
          <w:iCs/>
        </w:rPr>
      </w:pPr>
      <w:r w:rsidRPr="003B00EF">
        <w:rPr>
          <w:b/>
          <w:bCs/>
          <w:i/>
          <w:iCs/>
        </w:rPr>
        <w:t>Biological Process</w:t>
      </w:r>
    </w:p>
    <w:p w14:paraId="3DC54B5F" w14:textId="77777777" w:rsidR="003D518B" w:rsidRDefault="003D518B" w:rsidP="003D518B">
      <w:r>
        <w:t xml:space="preserve">Calcium-mediated </w:t>
      </w:r>
      <w:proofErr w:type="spellStart"/>
      <w:r>
        <w:t>signaling</w:t>
      </w:r>
      <w:proofErr w:type="spellEnd"/>
      <w:r>
        <w:t xml:space="preserve"> (GO:0019722)</w:t>
      </w:r>
    </w:p>
    <w:p w14:paraId="54E94B3C" w14:textId="77777777" w:rsidR="003D518B" w:rsidRDefault="003D518B" w:rsidP="003D518B">
      <w:r w:rsidRPr="00473378">
        <w:lastRenderedPageBreak/>
        <w:t xml:space="preserve">The buckwheat protein Fes_sc0003471.1.9000005.aua.1 was identified as a putative CBL2 homolog based on strong </w:t>
      </w:r>
      <w:proofErr w:type="spellStart"/>
      <w:r w:rsidRPr="00473378">
        <w:t>BLASTp</w:t>
      </w:r>
      <w:proofErr w:type="spellEnd"/>
      <w:r w:rsidRPr="00473378">
        <w:t xml:space="preserve"> similarity to Arabidopsis CBL2 and the presence of conserved EF-hand calcium-binding domains confirmed by </w:t>
      </w:r>
      <w:proofErr w:type="spellStart"/>
      <w:r w:rsidRPr="00473378">
        <w:t>InterProScan</w:t>
      </w:r>
      <w:proofErr w:type="spellEnd"/>
      <w:r w:rsidRPr="00473378">
        <w:t>.</w:t>
      </w:r>
    </w:p>
    <w:p w14:paraId="3B7932EB" w14:textId="77777777" w:rsidR="003D518B" w:rsidRDefault="003D518B" w:rsidP="003D518B"/>
    <w:p w14:paraId="36A9F4BE" w14:textId="77777777" w:rsidR="001E39A4" w:rsidRPr="00210114" w:rsidRDefault="001E39A4" w:rsidP="001E39A4">
      <w:pPr>
        <w:rPr>
          <w:b/>
          <w:bCs/>
        </w:rPr>
      </w:pPr>
      <w:proofErr w:type="spellStart"/>
      <w:r w:rsidRPr="00210114">
        <w:rPr>
          <w:b/>
          <w:bCs/>
        </w:rPr>
        <w:t>BLASTp</w:t>
      </w:r>
      <w:proofErr w:type="spellEnd"/>
      <w:r w:rsidRPr="00210114">
        <w:rPr>
          <w:b/>
          <w:bCs/>
        </w:rPr>
        <w:t xml:space="preserve"> homology identification and domain validation of CBL3</w:t>
      </w:r>
    </w:p>
    <w:p w14:paraId="311EE4E2" w14:textId="77777777" w:rsidR="001E39A4" w:rsidRPr="005079BD" w:rsidRDefault="001E39A4" w:rsidP="001E39A4">
      <w:pPr>
        <w:rPr>
          <w:b/>
          <w:bCs/>
          <w:i/>
          <w:iCs/>
        </w:rPr>
      </w:pPr>
      <w:r w:rsidRPr="005079BD">
        <w:rPr>
          <w:b/>
          <w:bCs/>
          <w:i/>
          <w:iCs/>
        </w:rPr>
        <w:t>Reference sequence used</w:t>
      </w:r>
    </w:p>
    <w:p w14:paraId="093F6D00" w14:textId="77777777" w:rsidR="001E39A4" w:rsidRDefault="001E39A4" w:rsidP="001E39A4">
      <w:r w:rsidRPr="00AB1AF6">
        <w:rPr>
          <w:b/>
          <w:bCs/>
          <w:i/>
          <w:iCs/>
        </w:rPr>
        <w:t>Protein</w:t>
      </w:r>
      <w:r>
        <w:t>: Calcineurin B-like protein 3 (CBL3)</w:t>
      </w:r>
    </w:p>
    <w:p w14:paraId="614543A2" w14:textId="77777777" w:rsidR="001E39A4" w:rsidRDefault="001E39A4" w:rsidP="001E39A4">
      <w:r w:rsidRPr="00AB1AF6">
        <w:rPr>
          <w:b/>
          <w:bCs/>
          <w:i/>
          <w:iCs/>
        </w:rPr>
        <w:t>Species:</w:t>
      </w:r>
      <w:r>
        <w:t xml:space="preserve"> Arabidopsis thaliana</w:t>
      </w:r>
    </w:p>
    <w:p w14:paraId="39408541" w14:textId="77777777" w:rsidR="001E39A4" w:rsidRDefault="001E39A4" w:rsidP="001E39A4">
      <w:r w:rsidRPr="00AB1AF6">
        <w:rPr>
          <w:b/>
          <w:bCs/>
        </w:rPr>
        <w:t>Accession:</w:t>
      </w:r>
      <w:r>
        <w:t xml:space="preserve"> AEE85221.1</w:t>
      </w:r>
    </w:p>
    <w:p w14:paraId="7B44DB90" w14:textId="77777777" w:rsidR="001E39A4" w:rsidRDefault="001E39A4" w:rsidP="001E39A4">
      <w:r w:rsidRPr="00AB1AF6">
        <w:rPr>
          <w:b/>
          <w:bCs/>
          <w:i/>
          <w:iCs/>
        </w:rPr>
        <w:t>Length:</w:t>
      </w:r>
      <w:r>
        <w:t xml:space="preserve"> 230 aa</w:t>
      </w:r>
    </w:p>
    <w:p w14:paraId="1BA8120F" w14:textId="77777777" w:rsidR="001E39A4" w:rsidRDefault="001E39A4" w:rsidP="001E39A4">
      <w:r>
        <w:t xml:space="preserve">This Arabidopsis CBL3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647C42BB" w14:textId="77777777" w:rsidR="001E39A4" w:rsidRPr="00207E23" w:rsidRDefault="001E39A4" w:rsidP="001E39A4">
      <w:pPr>
        <w:rPr>
          <w:b/>
          <w:bCs/>
          <w:i/>
          <w:iCs/>
        </w:rPr>
      </w:pPr>
      <w:proofErr w:type="spellStart"/>
      <w:r w:rsidRPr="00207E23">
        <w:rPr>
          <w:b/>
          <w:bCs/>
          <w:i/>
          <w:iCs/>
        </w:rPr>
        <w:t>BLASTp</w:t>
      </w:r>
      <w:proofErr w:type="spellEnd"/>
      <w:r w:rsidRPr="00207E23">
        <w:rPr>
          <w:b/>
          <w:bCs/>
          <w:i/>
          <w:iCs/>
        </w:rPr>
        <w:t xml:space="preserve"> results (CBL3 → buckwheat)</w:t>
      </w:r>
    </w:p>
    <w:p w14:paraId="0E18E1B8" w14:textId="77777777" w:rsidR="001E39A4" w:rsidRDefault="001E39A4" w:rsidP="001E39A4">
      <w:proofErr w:type="spellStart"/>
      <w:r>
        <w:t>BLASTp</w:t>
      </w:r>
      <w:proofErr w:type="spellEnd"/>
      <w:r>
        <w:t xml:space="preserve"> analysis retrieved multiple significant hits from the buckwheat proteome.</w:t>
      </w:r>
    </w:p>
    <w:p w14:paraId="6B9804E4" w14:textId="77777777" w:rsidR="001E39A4" w:rsidRPr="00B45A30" w:rsidRDefault="001E39A4" w:rsidP="001E39A4">
      <w:pPr>
        <w:rPr>
          <w:b/>
          <w:bCs/>
          <w:i/>
          <w:iCs/>
        </w:rPr>
      </w:pPr>
      <w:r w:rsidRPr="00B45A30">
        <w:rPr>
          <w:b/>
          <w:bCs/>
          <w:i/>
          <w:iCs/>
        </w:rPr>
        <w:t>The top hit showed:</w:t>
      </w:r>
    </w:p>
    <w:p w14:paraId="42008FBF" w14:textId="77777777" w:rsidR="001E39A4" w:rsidRPr="007D73A6" w:rsidRDefault="001E39A4" w:rsidP="001E39A4">
      <w:r w:rsidRPr="007D73A6">
        <w:rPr>
          <w:b/>
          <w:bCs/>
          <w:i/>
          <w:iCs/>
        </w:rPr>
        <w:t>Very low E-value:</w:t>
      </w:r>
      <w:r w:rsidRPr="007D73A6">
        <w:t xml:space="preserve"> </w:t>
      </w:r>
      <w:r>
        <w:t>8e-126</w:t>
      </w:r>
    </w:p>
    <w:p w14:paraId="2A97620A" w14:textId="77777777" w:rsidR="001E39A4" w:rsidRDefault="001E39A4" w:rsidP="001E39A4">
      <w:r w:rsidRPr="007D73A6">
        <w:rPr>
          <w:b/>
          <w:bCs/>
          <w:i/>
          <w:iCs/>
        </w:rPr>
        <w:t>High sequence identity:</w:t>
      </w:r>
      <w:r>
        <w:t xml:space="preserve"> 82%</w:t>
      </w:r>
    </w:p>
    <w:p w14:paraId="0C98D055" w14:textId="77777777" w:rsidR="001E39A4" w:rsidRDefault="001E39A4" w:rsidP="001E39A4">
      <w:r w:rsidRPr="007D73A6">
        <w:rPr>
          <w:b/>
          <w:bCs/>
          <w:i/>
          <w:iCs/>
        </w:rPr>
        <w:t>High positives:</w:t>
      </w:r>
      <w:r>
        <w:t xml:space="preserve"> 90%</w:t>
      </w:r>
    </w:p>
    <w:p w14:paraId="5D7D1748" w14:textId="77777777" w:rsidR="001E39A4" w:rsidRDefault="001E39A4" w:rsidP="001E39A4">
      <w:r w:rsidRPr="007D73A6">
        <w:rPr>
          <w:b/>
          <w:bCs/>
          <w:i/>
          <w:iCs/>
        </w:rPr>
        <w:t>Near full-length coverage:</w:t>
      </w:r>
      <w:r>
        <w:t xml:space="preserve"> 212 aa aligned out of 230 aa</w:t>
      </w:r>
    </w:p>
    <w:p w14:paraId="22F30D29" w14:textId="77777777" w:rsidR="001E39A4" w:rsidRDefault="001E39A4" w:rsidP="001E39A4">
      <w:r>
        <w:t>Other hits with weaker statistics likely correspond to additional CBL family members.</w:t>
      </w:r>
    </w:p>
    <w:p w14:paraId="614C95DD" w14:textId="77777777" w:rsidR="001E39A4" w:rsidRDefault="001E39A4" w:rsidP="001E39A4">
      <w:proofErr w:type="spellStart"/>
      <w:r>
        <w:t>BLASTp</w:t>
      </w:r>
      <w:proofErr w:type="spellEnd"/>
      <w:r>
        <w:t xml:space="preserve"> confidently identified putative CBL3 homolog(s) in buckwheat.</w:t>
      </w:r>
    </w:p>
    <w:p w14:paraId="521E336C" w14:textId="77777777" w:rsidR="001E39A4" w:rsidRDefault="001E39A4" w:rsidP="001E39A4">
      <w:r>
        <w:t>Best candidate selected</w:t>
      </w:r>
    </w:p>
    <w:p w14:paraId="6BA7A4E7" w14:textId="77777777" w:rsidR="001E39A4" w:rsidRPr="00F318E7" w:rsidRDefault="001E39A4" w:rsidP="001E39A4">
      <w:pPr>
        <w:rPr>
          <w:b/>
          <w:bCs/>
          <w:i/>
          <w:iCs/>
        </w:rPr>
      </w:pPr>
      <w:r w:rsidRPr="00F318E7">
        <w:rPr>
          <w:b/>
          <w:bCs/>
          <w:i/>
          <w:iCs/>
        </w:rPr>
        <w:t>Buckwheat protein:</w:t>
      </w:r>
    </w:p>
    <w:p w14:paraId="196E16A0" w14:textId="77777777" w:rsidR="001E39A4" w:rsidRDefault="001E39A4" w:rsidP="001E39A4">
      <w:r>
        <w:t>Fes_sc0003471.1.9000005.aua.1</w:t>
      </w:r>
    </w:p>
    <w:p w14:paraId="2F66B066" w14:textId="77777777" w:rsidR="001E39A4" w:rsidRDefault="001E39A4" w:rsidP="001E39A4">
      <w:r w:rsidRPr="006560D1">
        <w:rPr>
          <w:i/>
          <w:iCs/>
        </w:rPr>
        <w:t>Protein length</w:t>
      </w:r>
      <w:r w:rsidRPr="006560D1">
        <w:rPr>
          <w:b/>
          <w:bCs/>
        </w:rPr>
        <w:t>:</w:t>
      </w:r>
      <w:r>
        <w:t xml:space="preserve"> 208 aa</w:t>
      </w:r>
    </w:p>
    <w:p w14:paraId="1189FC58" w14:textId="77777777" w:rsidR="001E39A4" w:rsidRPr="00233131" w:rsidRDefault="001E39A4" w:rsidP="001E39A4">
      <w:r w:rsidRPr="00536A40">
        <w:rPr>
          <w:b/>
          <w:bCs/>
          <w:i/>
          <w:iCs/>
        </w:rPr>
        <w:t>This sequence was selected as the best CBL3 candidate based on:</w:t>
      </w:r>
    </w:p>
    <w:p w14:paraId="75A273CA" w14:textId="77777777" w:rsidR="001E39A4" w:rsidRDefault="001E39A4" w:rsidP="001E39A4">
      <w:r>
        <w:t>Lowest E-value among hits</w:t>
      </w:r>
    </w:p>
    <w:p w14:paraId="7440F295" w14:textId="77777777" w:rsidR="001E39A4" w:rsidRDefault="001E39A4" w:rsidP="001E39A4">
      <w:r>
        <w:t>Highest sequence identity</w:t>
      </w:r>
    </w:p>
    <w:p w14:paraId="7AA73509" w14:textId="77777777" w:rsidR="001E39A4" w:rsidRDefault="001E39A4" w:rsidP="001E39A4">
      <w:r>
        <w:t>Near-complete alignment length</w:t>
      </w:r>
    </w:p>
    <w:p w14:paraId="7BAAA4A9" w14:textId="77777777" w:rsidR="001E39A4" w:rsidRDefault="001E39A4" w:rsidP="001E39A4">
      <w:r>
        <w:t>Protein size consistent with known plant CBL proteins</w:t>
      </w:r>
    </w:p>
    <w:p w14:paraId="585EC2FB" w14:textId="77777777" w:rsidR="00267831" w:rsidRDefault="00267831" w:rsidP="001E39A4">
      <w:pPr>
        <w:rPr>
          <w:b/>
          <w:bCs/>
          <w:i/>
          <w:iCs/>
        </w:rPr>
      </w:pPr>
    </w:p>
    <w:p w14:paraId="157406CE" w14:textId="77777777" w:rsidR="00267831" w:rsidRDefault="00267831" w:rsidP="001E39A4">
      <w:pPr>
        <w:rPr>
          <w:b/>
          <w:bCs/>
          <w:i/>
          <w:iCs/>
        </w:rPr>
      </w:pPr>
    </w:p>
    <w:p w14:paraId="5C7BD41D" w14:textId="7177A14D" w:rsidR="001E39A4" w:rsidRPr="00144E59" w:rsidRDefault="001E39A4" w:rsidP="001E39A4">
      <w:pPr>
        <w:rPr>
          <w:b/>
          <w:bCs/>
          <w:i/>
          <w:iCs/>
        </w:rPr>
      </w:pPr>
      <w:r w:rsidRPr="00144E59">
        <w:rPr>
          <w:b/>
          <w:bCs/>
          <w:i/>
          <w:iCs/>
        </w:rPr>
        <w:lastRenderedPageBreak/>
        <w:t>Domain-based validation (</w:t>
      </w:r>
      <w:proofErr w:type="spellStart"/>
      <w:r w:rsidRPr="00144E59">
        <w:rPr>
          <w:b/>
          <w:bCs/>
          <w:i/>
          <w:iCs/>
        </w:rPr>
        <w:t>InterProScan</w:t>
      </w:r>
      <w:proofErr w:type="spellEnd"/>
      <w:r w:rsidRPr="00144E59">
        <w:rPr>
          <w:b/>
          <w:bCs/>
          <w:i/>
          <w:iCs/>
        </w:rPr>
        <w:t>)</w:t>
      </w:r>
    </w:p>
    <w:p w14:paraId="15854BF5" w14:textId="77777777" w:rsidR="001E39A4" w:rsidRDefault="001E39A4" w:rsidP="001E39A4">
      <w:proofErr w:type="spellStart"/>
      <w:r>
        <w:t>InterProScan</w:t>
      </w:r>
      <w:proofErr w:type="spellEnd"/>
      <w:r>
        <w:t xml:space="preserve"> analysis confirmed that the selected buckwheat protein possesses all hallmark features of CBL proteins.</w:t>
      </w:r>
    </w:p>
    <w:p w14:paraId="35BFAD4D" w14:textId="77777777" w:rsidR="001E39A4" w:rsidRPr="00144E59" w:rsidRDefault="001E39A4" w:rsidP="001E39A4">
      <w:pPr>
        <w:rPr>
          <w:b/>
          <w:bCs/>
          <w:i/>
          <w:iCs/>
        </w:rPr>
      </w:pPr>
      <w:r w:rsidRPr="00144E59">
        <w:rPr>
          <w:b/>
          <w:bCs/>
          <w:i/>
          <w:iCs/>
        </w:rPr>
        <w:t>Protein family</w:t>
      </w:r>
    </w:p>
    <w:p w14:paraId="15683EC3" w14:textId="77777777" w:rsidR="001E39A4" w:rsidRDefault="001E39A4" w:rsidP="001E39A4">
      <w:r>
        <w:t>Calcineurin B-like (CBL) protein family</w:t>
      </w:r>
    </w:p>
    <w:p w14:paraId="5B3C85DF" w14:textId="77777777" w:rsidR="001E39A4" w:rsidRDefault="001E39A4" w:rsidP="001E39A4">
      <w:r>
        <w:t>Recoverin / Calcineurin family signatures</w:t>
      </w:r>
    </w:p>
    <w:p w14:paraId="3BE89D58" w14:textId="77777777" w:rsidR="001E39A4" w:rsidRPr="00A80166" w:rsidRDefault="001E39A4" w:rsidP="001E39A4">
      <w:pPr>
        <w:rPr>
          <w:b/>
          <w:bCs/>
          <w:i/>
          <w:iCs/>
        </w:rPr>
      </w:pPr>
      <w:r w:rsidRPr="00A80166">
        <w:rPr>
          <w:b/>
          <w:bCs/>
          <w:i/>
          <w:iCs/>
        </w:rPr>
        <w:t>Domains</w:t>
      </w:r>
    </w:p>
    <w:p w14:paraId="65E910EF" w14:textId="77777777" w:rsidR="001E39A4" w:rsidRDefault="001E39A4" w:rsidP="001E39A4">
      <w:r>
        <w:t>Multiple EF-hand calcium-binding domains</w:t>
      </w:r>
    </w:p>
    <w:p w14:paraId="393B841B" w14:textId="77777777" w:rsidR="001E39A4" w:rsidRDefault="001E39A4" w:rsidP="001E39A4">
      <w:r>
        <w:t>EF-hand domain pairs (collectively correspond to EF-hand motifs 1–4 in CBL proteins)</w:t>
      </w:r>
    </w:p>
    <w:p w14:paraId="3B47CD23" w14:textId="77777777" w:rsidR="001E39A4" w:rsidRDefault="001E39A4" w:rsidP="001E39A4">
      <w:r>
        <w:t>Recoverin-type calcium sensor motifs</w:t>
      </w:r>
    </w:p>
    <w:p w14:paraId="25A7D9FB" w14:textId="77777777" w:rsidR="001E39A4" w:rsidRDefault="001E39A4" w:rsidP="001E39A4">
      <w:r>
        <w:t xml:space="preserve">EF-hand annotations appear as EF-hand-2, EF-hand-7, EF-hand pairs, etc., due to different </w:t>
      </w:r>
      <w:proofErr w:type="spellStart"/>
      <w:r>
        <w:t>InterPro</w:t>
      </w:r>
      <w:proofErr w:type="spellEnd"/>
      <w:r>
        <w:t xml:space="preserve"> member databases (</w:t>
      </w:r>
      <w:proofErr w:type="spellStart"/>
      <w:r>
        <w:t>Pfam</w:t>
      </w:r>
      <w:proofErr w:type="spellEnd"/>
      <w:r>
        <w:t>, SMART, PRINTS), but they represent the same conserved EF-hand calcium-binding architecture typical of CBLs.</w:t>
      </w:r>
    </w:p>
    <w:p w14:paraId="33624A9A" w14:textId="77777777" w:rsidR="001E39A4" w:rsidRPr="002F7ED0" w:rsidRDefault="001E39A4" w:rsidP="001E39A4">
      <w:pPr>
        <w:rPr>
          <w:b/>
          <w:bCs/>
          <w:i/>
          <w:iCs/>
        </w:rPr>
      </w:pPr>
      <w:r w:rsidRPr="002F7ED0">
        <w:rPr>
          <w:b/>
          <w:bCs/>
          <w:i/>
          <w:iCs/>
        </w:rPr>
        <w:t>GO annotations</w:t>
      </w:r>
    </w:p>
    <w:p w14:paraId="5CD4B64F" w14:textId="77777777" w:rsidR="001E39A4" w:rsidRDefault="001E39A4" w:rsidP="001E39A4">
      <w:r>
        <w:t xml:space="preserve">Calcium ion binding </w:t>
      </w:r>
      <w:r w:rsidRPr="00B92613">
        <w:rPr>
          <w:b/>
          <w:bCs/>
          <w:i/>
          <w:iCs/>
        </w:rPr>
        <w:t>(GO:0005509)</w:t>
      </w:r>
    </w:p>
    <w:p w14:paraId="6762CFA9" w14:textId="77777777" w:rsidR="001E39A4" w:rsidRDefault="001E39A4" w:rsidP="001E39A4"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B92613">
        <w:rPr>
          <w:b/>
          <w:bCs/>
          <w:i/>
          <w:iCs/>
        </w:rPr>
        <w:t>(GO:0019722)</w:t>
      </w:r>
    </w:p>
    <w:p w14:paraId="54C573DD" w14:textId="77777777" w:rsidR="001E39A4" w:rsidRDefault="001E39A4" w:rsidP="001E39A4">
      <w:r>
        <w:t>No kinase domain (confirms it is not a CIPK)</w:t>
      </w:r>
    </w:p>
    <w:p w14:paraId="35FACD96" w14:textId="77777777" w:rsidR="001E39A4" w:rsidRDefault="001E39A4" w:rsidP="001E39A4">
      <w:r>
        <w:t>No unrelated functional domains</w:t>
      </w:r>
    </w:p>
    <w:p w14:paraId="71ADC756" w14:textId="77777777" w:rsidR="001E39A4" w:rsidRDefault="001E39A4" w:rsidP="001E39A4">
      <w:r>
        <w:t>The domain architecture fully supports classification as a bona fide CBL protein.</w:t>
      </w:r>
    </w:p>
    <w:p w14:paraId="32C511E6" w14:textId="77777777" w:rsidR="001E39A4" w:rsidRDefault="001E39A4" w:rsidP="001E39A4">
      <w:r>
        <w:t xml:space="preserve">The buckwheat protein Fes_sc0003471.1.9000005.aua.1 was identified as a putative CBL3 homolog based on strong </w:t>
      </w:r>
      <w:proofErr w:type="spellStart"/>
      <w:r>
        <w:t>BLASTp</w:t>
      </w:r>
      <w:proofErr w:type="spellEnd"/>
      <w:r>
        <w:t xml:space="preserve"> similarity to Arabidopsis thaliana. CBL3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5EBD02D9" w14:textId="77777777" w:rsidR="008C388D" w:rsidRDefault="008C388D" w:rsidP="001E39A4"/>
    <w:p w14:paraId="68E4A57F" w14:textId="77777777" w:rsidR="008C388D" w:rsidRPr="006068E5" w:rsidRDefault="008C388D" w:rsidP="008C388D">
      <w:pPr>
        <w:rPr>
          <w:b/>
          <w:bCs/>
        </w:rPr>
      </w:pPr>
      <w:r w:rsidRPr="006068E5">
        <w:rPr>
          <w:b/>
          <w:bCs/>
        </w:rPr>
        <w:t xml:space="preserve">STEP 11 </w:t>
      </w:r>
    </w:p>
    <w:p w14:paraId="26ADF811" w14:textId="77777777" w:rsidR="008C388D" w:rsidRPr="006068E5" w:rsidRDefault="008C388D" w:rsidP="008C388D">
      <w:pPr>
        <w:rPr>
          <w:b/>
          <w:bCs/>
        </w:rPr>
      </w:pPr>
      <w:proofErr w:type="spellStart"/>
      <w:r w:rsidRPr="006068E5">
        <w:rPr>
          <w:b/>
          <w:bCs/>
        </w:rPr>
        <w:t>BLASTp</w:t>
      </w:r>
      <w:proofErr w:type="spellEnd"/>
      <w:r w:rsidRPr="006068E5">
        <w:rPr>
          <w:b/>
          <w:bCs/>
        </w:rPr>
        <w:t xml:space="preserve"> homology identification and domain validation of CBL5</w:t>
      </w:r>
    </w:p>
    <w:p w14:paraId="7B127279" w14:textId="77777777" w:rsidR="008C388D" w:rsidRPr="00FB714A" w:rsidRDefault="008C388D" w:rsidP="008C388D">
      <w:pPr>
        <w:rPr>
          <w:b/>
          <w:bCs/>
          <w:i/>
          <w:iCs/>
        </w:rPr>
      </w:pPr>
      <w:r w:rsidRPr="00FB714A">
        <w:rPr>
          <w:b/>
          <w:bCs/>
          <w:i/>
          <w:iCs/>
        </w:rPr>
        <w:t>Reference sequence used</w:t>
      </w:r>
    </w:p>
    <w:p w14:paraId="0DBE850B" w14:textId="77777777" w:rsidR="008C388D" w:rsidRDefault="008C388D" w:rsidP="008C388D">
      <w:r w:rsidRPr="00FB714A">
        <w:rPr>
          <w:b/>
          <w:bCs/>
          <w:i/>
          <w:iCs/>
        </w:rPr>
        <w:t>Protein:</w:t>
      </w:r>
      <w:r>
        <w:t xml:space="preserve"> Calcineurin B-like protein 5 (CBL5)</w:t>
      </w:r>
    </w:p>
    <w:p w14:paraId="6102BEDA" w14:textId="77777777" w:rsidR="008C388D" w:rsidRDefault="008C388D" w:rsidP="008C388D">
      <w:r w:rsidRPr="00FB714A">
        <w:rPr>
          <w:b/>
          <w:bCs/>
          <w:i/>
          <w:iCs/>
        </w:rPr>
        <w:t>Species:</w:t>
      </w:r>
      <w:r>
        <w:t xml:space="preserve"> Arabidopsis thaliana</w:t>
      </w:r>
    </w:p>
    <w:p w14:paraId="41609274" w14:textId="77777777" w:rsidR="008C388D" w:rsidRDefault="008C388D" w:rsidP="008C388D">
      <w:r w:rsidRPr="00FB714A">
        <w:rPr>
          <w:b/>
          <w:bCs/>
          <w:i/>
          <w:iCs/>
        </w:rPr>
        <w:t>Accession:</w:t>
      </w:r>
      <w:r>
        <w:t xml:space="preserve"> AFF82023.1</w:t>
      </w:r>
    </w:p>
    <w:p w14:paraId="30DF3D24" w14:textId="77777777" w:rsidR="008C388D" w:rsidRDefault="008C388D" w:rsidP="008C388D">
      <w:r w:rsidRPr="00FB714A">
        <w:rPr>
          <w:b/>
          <w:bCs/>
          <w:i/>
          <w:iCs/>
        </w:rPr>
        <w:t>Length:</w:t>
      </w:r>
      <w:r>
        <w:t xml:space="preserve"> 213 aa</w:t>
      </w:r>
    </w:p>
    <w:p w14:paraId="7F394F1D" w14:textId="77777777" w:rsidR="008C388D" w:rsidRDefault="008C388D" w:rsidP="008C388D">
      <w:r>
        <w:t xml:space="preserve">This Arabidopsis CBL5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549CFED9" w14:textId="77777777" w:rsidR="008C388D" w:rsidRPr="00FB714A" w:rsidRDefault="008C388D" w:rsidP="008C388D">
      <w:pPr>
        <w:rPr>
          <w:b/>
          <w:bCs/>
          <w:i/>
          <w:iCs/>
        </w:rPr>
      </w:pPr>
      <w:proofErr w:type="spellStart"/>
      <w:r w:rsidRPr="00FB714A">
        <w:rPr>
          <w:b/>
          <w:bCs/>
          <w:i/>
          <w:iCs/>
        </w:rPr>
        <w:t>BLASTp</w:t>
      </w:r>
      <w:proofErr w:type="spellEnd"/>
      <w:r w:rsidRPr="00FB714A">
        <w:rPr>
          <w:b/>
          <w:bCs/>
          <w:i/>
          <w:iCs/>
        </w:rPr>
        <w:t xml:space="preserve"> results (CBL5 → buckwheat)</w:t>
      </w:r>
    </w:p>
    <w:p w14:paraId="25E9B9A7" w14:textId="77777777" w:rsidR="008C388D" w:rsidRDefault="008C388D" w:rsidP="008C388D">
      <w:proofErr w:type="spellStart"/>
      <w:r>
        <w:lastRenderedPageBreak/>
        <w:t>BLASTp</w:t>
      </w:r>
      <w:proofErr w:type="spellEnd"/>
      <w:r>
        <w:t xml:space="preserve"> analysis retrieved multiple significant hits from the buckwheat proteome.</w:t>
      </w:r>
    </w:p>
    <w:p w14:paraId="128407F3" w14:textId="77777777" w:rsidR="008C388D" w:rsidRPr="00FB714A" w:rsidRDefault="008C388D" w:rsidP="008C388D">
      <w:pPr>
        <w:rPr>
          <w:b/>
          <w:bCs/>
          <w:i/>
          <w:iCs/>
        </w:rPr>
      </w:pPr>
      <w:r w:rsidRPr="00FB714A">
        <w:rPr>
          <w:b/>
          <w:bCs/>
          <w:i/>
          <w:iCs/>
        </w:rPr>
        <w:t>The top hit showed:</w:t>
      </w:r>
    </w:p>
    <w:p w14:paraId="6E31A54E" w14:textId="77777777" w:rsidR="008C388D" w:rsidRDefault="008C388D" w:rsidP="008C388D">
      <w:r w:rsidRPr="008905E2">
        <w:rPr>
          <w:b/>
          <w:bCs/>
          <w:i/>
          <w:iCs/>
        </w:rPr>
        <w:t>Very low E-value:</w:t>
      </w:r>
      <w:r>
        <w:t xml:space="preserve"> 1e-61</w:t>
      </w:r>
    </w:p>
    <w:p w14:paraId="019F8BBD" w14:textId="77777777" w:rsidR="008C388D" w:rsidRDefault="008C388D" w:rsidP="008C388D">
      <w:r w:rsidRPr="008905E2">
        <w:rPr>
          <w:b/>
          <w:bCs/>
          <w:i/>
          <w:iCs/>
        </w:rPr>
        <w:t>High sequence identity:</w:t>
      </w:r>
      <w:r>
        <w:t xml:space="preserve"> 48%</w:t>
      </w:r>
    </w:p>
    <w:p w14:paraId="60C08270" w14:textId="77777777" w:rsidR="008C388D" w:rsidRDefault="008C388D" w:rsidP="008C388D">
      <w:r w:rsidRPr="008905E2">
        <w:rPr>
          <w:b/>
          <w:bCs/>
          <w:i/>
          <w:iCs/>
        </w:rPr>
        <w:t>High positives:</w:t>
      </w:r>
      <w:r>
        <w:t xml:space="preserve"> 69%</w:t>
      </w:r>
    </w:p>
    <w:p w14:paraId="5458E60B" w14:textId="77777777" w:rsidR="008C388D" w:rsidRDefault="008C388D" w:rsidP="008C388D">
      <w:r w:rsidRPr="008905E2">
        <w:rPr>
          <w:b/>
          <w:bCs/>
          <w:i/>
          <w:iCs/>
        </w:rPr>
        <w:t>Near full-length coverage:</w:t>
      </w:r>
      <w:r>
        <w:t xml:space="preserve"> 203 aa aligned out of 213 aa</w:t>
      </w:r>
    </w:p>
    <w:p w14:paraId="717E13C0" w14:textId="77777777" w:rsidR="008C388D" w:rsidRDefault="008C388D" w:rsidP="008C388D">
      <w:r>
        <w:t>Other weaker hits likely correspond to additional CBL family members.</w:t>
      </w:r>
    </w:p>
    <w:p w14:paraId="0CC8B233" w14:textId="77777777" w:rsidR="008C388D" w:rsidRDefault="008C388D" w:rsidP="008C388D">
      <w:proofErr w:type="spellStart"/>
      <w:r>
        <w:t>BLASTp</w:t>
      </w:r>
      <w:proofErr w:type="spellEnd"/>
      <w:r>
        <w:t xml:space="preserve"> confidently identified putative CBL5 homolog(s) in buckwheat.</w:t>
      </w:r>
    </w:p>
    <w:p w14:paraId="0A691557" w14:textId="77777777" w:rsidR="008C388D" w:rsidRDefault="008C388D" w:rsidP="008C388D">
      <w:r>
        <w:t>Best candidate selected</w:t>
      </w:r>
    </w:p>
    <w:p w14:paraId="7C6450AA" w14:textId="77777777" w:rsidR="008C388D" w:rsidRPr="00AB69FF" w:rsidRDefault="008C388D" w:rsidP="008C388D">
      <w:pPr>
        <w:rPr>
          <w:b/>
          <w:bCs/>
          <w:i/>
          <w:iCs/>
        </w:rPr>
      </w:pPr>
      <w:r w:rsidRPr="00AB69FF">
        <w:rPr>
          <w:b/>
          <w:bCs/>
          <w:i/>
          <w:iCs/>
        </w:rPr>
        <w:t>Buckwheat protein:</w:t>
      </w:r>
    </w:p>
    <w:p w14:paraId="2F779474" w14:textId="77777777" w:rsidR="008C388D" w:rsidRDefault="008C388D" w:rsidP="008C388D">
      <w:r>
        <w:t>Fes_sc0001617.1.9000017.aua.1</w:t>
      </w:r>
    </w:p>
    <w:p w14:paraId="1986E203" w14:textId="77777777" w:rsidR="008C388D" w:rsidRDefault="008C388D" w:rsidP="008C388D">
      <w:r w:rsidRPr="00AB69FF">
        <w:rPr>
          <w:b/>
          <w:bCs/>
          <w:i/>
          <w:iCs/>
        </w:rPr>
        <w:t>Protein length:</w:t>
      </w:r>
      <w:r>
        <w:t xml:space="preserve"> 213 aa</w:t>
      </w:r>
    </w:p>
    <w:p w14:paraId="66994595" w14:textId="77777777" w:rsidR="008C388D" w:rsidRPr="004E65AF" w:rsidRDefault="008C388D" w:rsidP="008C388D">
      <w:pPr>
        <w:rPr>
          <w:b/>
          <w:bCs/>
          <w:i/>
          <w:iCs/>
        </w:rPr>
      </w:pPr>
      <w:r w:rsidRPr="004E65AF">
        <w:rPr>
          <w:b/>
          <w:bCs/>
          <w:i/>
          <w:iCs/>
        </w:rPr>
        <w:t>This sequence was selected as the best CBL5 candidate based on:</w:t>
      </w:r>
    </w:p>
    <w:p w14:paraId="210F63AF" w14:textId="77777777" w:rsidR="008C388D" w:rsidRDefault="008C388D" w:rsidP="008C388D">
      <w:r>
        <w:t>Lowest E-value among hits</w:t>
      </w:r>
    </w:p>
    <w:p w14:paraId="66700265" w14:textId="77777777" w:rsidR="008C388D" w:rsidRDefault="008C388D" w:rsidP="008C388D">
      <w:r>
        <w:t>Highest sequence identity</w:t>
      </w:r>
    </w:p>
    <w:p w14:paraId="7218C404" w14:textId="77777777" w:rsidR="008C388D" w:rsidRDefault="008C388D" w:rsidP="008C388D">
      <w:r>
        <w:t>Full-length alignment</w:t>
      </w:r>
    </w:p>
    <w:p w14:paraId="3B24B9CD" w14:textId="77777777" w:rsidR="008C388D" w:rsidRDefault="008C388D" w:rsidP="008C388D">
      <w:r>
        <w:t>Protein size consistent with known plant CBL proteins</w:t>
      </w:r>
    </w:p>
    <w:p w14:paraId="0AF8BA21" w14:textId="77777777" w:rsidR="008C388D" w:rsidRPr="0048508C" w:rsidRDefault="008C388D" w:rsidP="008C388D">
      <w:pPr>
        <w:rPr>
          <w:b/>
          <w:bCs/>
          <w:i/>
          <w:iCs/>
        </w:rPr>
      </w:pPr>
      <w:r w:rsidRPr="0048508C">
        <w:rPr>
          <w:b/>
          <w:bCs/>
          <w:i/>
          <w:iCs/>
        </w:rPr>
        <w:t>Domain-based validation (</w:t>
      </w:r>
      <w:proofErr w:type="spellStart"/>
      <w:r w:rsidRPr="0048508C">
        <w:rPr>
          <w:b/>
          <w:bCs/>
          <w:i/>
          <w:iCs/>
        </w:rPr>
        <w:t>InterProScan</w:t>
      </w:r>
      <w:proofErr w:type="spellEnd"/>
      <w:r w:rsidRPr="0048508C">
        <w:rPr>
          <w:b/>
          <w:bCs/>
          <w:i/>
          <w:iCs/>
        </w:rPr>
        <w:t>)</w:t>
      </w:r>
    </w:p>
    <w:p w14:paraId="03093080" w14:textId="77777777" w:rsidR="008C388D" w:rsidRDefault="008C388D" w:rsidP="008C388D">
      <w:proofErr w:type="spellStart"/>
      <w:r>
        <w:t>InterProScan</w:t>
      </w:r>
      <w:proofErr w:type="spellEnd"/>
      <w:r>
        <w:t xml:space="preserve"> analysis confirmed that the selected buckwheat protein possesses all hallmark features of CBL proteins.</w:t>
      </w:r>
    </w:p>
    <w:p w14:paraId="12964DEF" w14:textId="77777777" w:rsidR="008C388D" w:rsidRDefault="008C388D" w:rsidP="008C388D">
      <w:r>
        <w:t>Protein family</w:t>
      </w:r>
    </w:p>
    <w:p w14:paraId="2B387C7B" w14:textId="77777777" w:rsidR="008C388D" w:rsidRDefault="008C388D" w:rsidP="008C388D">
      <w:r>
        <w:t>Calcineurin B-like (CBL) protein family</w:t>
      </w:r>
    </w:p>
    <w:p w14:paraId="310C3D12" w14:textId="77777777" w:rsidR="008C388D" w:rsidRDefault="008C388D" w:rsidP="008C388D">
      <w:r>
        <w:t>Recoverin family signatures</w:t>
      </w:r>
    </w:p>
    <w:p w14:paraId="3D8FB2D5" w14:textId="77777777" w:rsidR="008C388D" w:rsidRDefault="008C388D" w:rsidP="008C388D">
      <w:r>
        <w:t>Domains</w:t>
      </w:r>
    </w:p>
    <w:p w14:paraId="4CCC604F" w14:textId="77777777" w:rsidR="008C388D" w:rsidRDefault="008C388D" w:rsidP="008C388D">
      <w:r>
        <w:t>Multiple EF-hand calcium-binding domains (EF-hand 1–4)</w:t>
      </w:r>
    </w:p>
    <w:p w14:paraId="579782C0" w14:textId="77777777" w:rsidR="008C388D" w:rsidRDefault="008C388D" w:rsidP="008C388D">
      <w:r>
        <w:t>Recoverin-type calcium sensor motifs</w:t>
      </w:r>
    </w:p>
    <w:p w14:paraId="6A7FE799" w14:textId="77777777" w:rsidR="008C388D" w:rsidRDefault="008C388D" w:rsidP="008C388D">
      <w:r>
        <w:t>Note: EF-hand annotations appear as EF-hand-2, EF-hand-1, etc., due to different member databases (</w:t>
      </w:r>
      <w:proofErr w:type="spellStart"/>
      <w:r>
        <w:t>Pfam</w:t>
      </w:r>
      <w:proofErr w:type="spellEnd"/>
      <w:r>
        <w:t>, SMART, PRINTS), but they represent the conserved EF-hand calcium-binding architecture typical of CBLs.</w:t>
      </w:r>
    </w:p>
    <w:p w14:paraId="47E4CF58" w14:textId="77777777" w:rsidR="008C388D" w:rsidRPr="003F6786" w:rsidRDefault="008C388D" w:rsidP="008C388D">
      <w:pPr>
        <w:rPr>
          <w:b/>
          <w:bCs/>
          <w:i/>
          <w:iCs/>
        </w:rPr>
      </w:pPr>
      <w:r w:rsidRPr="003F6786">
        <w:rPr>
          <w:b/>
          <w:bCs/>
          <w:i/>
          <w:iCs/>
        </w:rPr>
        <w:t xml:space="preserve"> GO annotations</w:t>
      </w:r>
    </w:p>
    <w:p w14:paraId="2FF338FD" w14:textId="77777777" w:rsidR="008C388D" w:rsidRDefault="008C388D" w:rsidP="008C388D">
      <w:r>
        <w:t>Calcium ion binding</w:t>
      </w:r>
      <w:r w:rsidRPr="00391D49">
        <w:rPr>
          <w:b/>
          <w:bCs/>
          <w:i/>
          <w:iCs/>
        </w:rPr>
        <w:t xml:space="preserve"> (GO:0005509)</w:t>
      </w:r>
    </w:p>
    <w:p w14:paraId="20DE0978" w14:textId="77777777" w:rsidR="008C388D" w:rsidRPr="00391D49" w:rsidRDefault="008C388D" w:rsidP="008C388D">
      <w:pPr>
        <w:rPr>
          <w:b/>
          <w:bCs/>
          <w:i/>
          <w:iCs/>
        </w:rPr>
      </w:pPr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391D49">
        <w:rPr>
          <w:b/>
          <w:bCs/>
          <w:i/>
          <w:iCs/>
        </w:rPr>
        <w:t>(GO:0019722)</w:t>
      </w:r>
    </w:p>
    <w:p w14:paraId="011E05FB" w14:textId="77777777" w:rsidR="008C388D" w:rsidRDefault="008C388D" w:rsidP="008C388D">
      <w:r>
        <w:lastRenderedPageBreak/>
        <w:t>No kinase domain (confirms it is not a CIPK)</w:t>
      </w:r>
    </w:p>
    <w:p w14:paraId="77D8294D" w14:textId="77777777" w:rsidR="008C388D" w:rsidRDefault="008C388D" w:rsidP="008C388D">
      <w:r>
        <w:t>No unrelated functional domains</w:t>
      </w:r>
    </w:p>
    <w:p w14:paraId="3AB554E1" w14:textId="77777777" w:rsidR="008C388D" w:rsidRDefault="008C388D" w:rsidP="008C388D">
      <w:r>
        <w:t>The domain architecture fully supports classification as a bona fide CBL protein.</w:t>
      </w:r>
    </w:p>
    <w:p w14:paraId="5985FBF3" w14:textId="77777777" w:rsidR="008C388D" w:rsidRDefault="008C388D" w:rsidP="008C388D">
      <w:r>
        <w:t xml:space="preserve">The buckwheat protein Fes_sc0001617.1.9000017.aua.1 was identified as a putative CBL5 homolog based on strong </w:t>
      </w:r>
      <w:proofErr w:type="spellStart"/>
      <w:r>
        <w:t>BLASTp</w:t>
      </w:r>
      <w:proofErr w:type="spellEnd"/>
      <w:r>
        <w:t xml:space="preserve"> similarity to Arabidopsis thaliana CBL5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054038B1" w14:textId="77777777" w:rsidR="006959B1" w:rsidRPr="00287D04" w:rsidRDefault="006959B1" w:rsidP="006959B1">
      <w:pPr>
        <w:rPr>
          <w:b/>
          <w:bCs/>
        </w:rPr>
      </w:pPr>
      <w:r w:rsidRPr="00287D04">
        <w:rPr>
          <w:b/>
          <w:bCs/>
        </w:rPr>
        <w:t xml:space="preserve">STEP 12 </w:t>
      </w:r>
    </w:p>
    <w:p w14:paraId="0BCB8E55" w14:textId="77777777" w:rsidR="006959B1" w:rsidRPr="00287D04" w:rsidRDefault="006959B1" w:rsidP="006959B1">
      <w:pPr>
        <w:rPr>
          <w:b/>
          <w:bCs/>
        </w:rPr>
      </w:pPr>
      <w:proofErr w:type="spellStart"/>
      <w:r w:rsidRPr="00287D04">
        <w:rPr>
          <w:b/>
          <w:bCs/>
        </w:rPr>
        <w:t>BLASTp</w:t>
      </w:r>
      <w:proofErr w:type="spellEnd"/>
      <w:r w:rsidRPr="00287D04">
        <w:rPr>
          <w:b/>
          <w:bCs/>
        </w:rPr>
        <w:t xml:space="preserve"> homology identification and domain validation of CBL6</w:t>
      </w:r>
    </w:p>
    <w:p w14:paraId="1B2016EB" w14:textId="77777777" w:rsidR="006959B1" w:rsidRPr="00287D04" w:rsidRDefault="006959B1" w:rsidP="006959B1">
      <w:pPr>
        <w:rPr>
          <w:b/>
          <w:bCs/>
          <w:i/>
          <w:iCs/>
        </w:rPr>
      </w:pPr>
      <w:r w:rsidRPr="00287D04">
        <w:rPr>
          <w:b/>
          <w:bCs/>
          <w:i/>
          <w:iCs/>
        </w:rPr>
        <w:t>Reference sequence used</w:t>
      </w:r>
    </w:p>
    <w:p w14:paraId="391BE626" w14:textId="77777777" w:rsidR="006959B1" w:rsidRDefault="006959B1" w:rsidP="006959B1">
      <w:r w:rsidRPr="00287D04">
        <w:rPr>
          <w:b/>
          <w:bCs/>
          <w:i/>
          <w:iCs/>
        </w:rPr>
        <w:t>Protein:</w:t>
      </w:r>
      <w:r>
        <w:t xml:space="preserve"> Calcineurin B-like protein 6 (CBL6)</w:t>
      </w:r>
    </w:p>
    <w:p w14:paraId="7E592328" w14:textId="77777777" w:rsidR="006959B1" w:rsidRDefault="006959B1" w:rsidP="006959B1">
      <w:r w:rsidRPr="00287D04">
        <w:rPr>
          <w:b/>
          <w:bCs/>
          <w:i/>
          <w:iCs/>
        </w:rPr>
        <w:t>Species:</w:t>
      </w:r>
      <w:r>
        <w:t xml:space="preserve"> Arabidopsis thaliana</w:t>
      </w:r>
    </w:p>
    <w:p w14:paraId="3CA6B030" w14:textId="77777777" w:rsidR="006959B1" w:rsidRDefault="006959B1" w:rsidP="006959B1">
      <w:r w:rsidRPr="00287D04">
        <w:rPr>
          <w:b/>
          <w:bCs/>
          <w:i/>
          <w:iCs/>
        </w:rPr>
        <w:t>Accession:</w:t>
      </w:r>
      <w:r>
        <w:t xml:space="preserve"> AEE83734.1</w:t>
      </w:r>
    </w:p>
    <w:p w14:paraId="61C2089D" w14:textId="77777777" w:rsidR="006959B1" w:rsidRDefault="006959B1" w:rsidP="006959B1">
      <w:r w:rsidRPr="00287D04">
        <w:rPr>
          <w:b/>
          <w:bCs/>
          <w:i/>
          <w:iCs/>
        </w:rPr>
        <w:t>Length:</w:t>
      </w:r>
      <w:r>
        <w:t xml:space="preserve"> 226 aa</w:t>
      </w:r>
    </w:p>
    <w:p w14:paraId="6BD14D71" w14:textId="77777777" w:rsidR="006959B1" w:rsidRDefault="006959B1" w:rsidP="006959B1">
      <w:r>
        <w:t xml:space="preserve">The Arabidopsis CBL6 protein sequence was used as a query for </w:t>
      </w:r>
      <w:proofErr w:type="spellStart"/>
      <w:r>
        <w:t>BLASTp</w:t>
      </w:r>
      <w:proofErr w:type="spellEnd"/>
      <w:r>
        <w:t xml:space="preserve"> against the buckwheat predicted proteome (FES_1.0.pep) available in the Buckwheat Genome Database (BGDB).</w:t>
      </w:r>
    </w:p>
    <w:p w14:paraId="5794E328" w14:textId="77777777" w:rsidR="006959B1" w:rsidRDefault="006959B1" w:rsidP="006959B1"/>
    <w:p w14:paraId="05DB6028" w14:textId="77777777" w:rsidR="006959B1" w:rsidRPr="00287D04" w:rsidRDefault="006959B1" w:rsidP="006959B1">
      <w:pPr>
        <w:rPr>
          <w:b/>
          <w:bCs/>
          <w:i/>
          <w:iCs/>
        </w:rPr>
      </w:pPr>
      <w:proofErr w:type="spellStart"/>
      <w:r w:rsidRPr="00287D04">
        <w:rPr>
          <w:b/>
          <w:bCs/>
          <w:i/>
          <w:iCs/>
        </w:rPr>
        <w:t>BLASTp</w:t>
      </w:r>
      <w:proofErr w:type="spellEnd"/>
      <w:r w:rsidRPr="00287D04">
        <w:rPr>
          <w:b/>
          <w:bCs/>
          <w:i/>
          <w:iCs/>
        </w:rPr>
        <w:t xml:space="preserve"> results (CBL6 → buckwheat)</w:t>
      </w:r>
    </w:p>
    <w:p w14:paraId="4C04A437" w14:textId="77777777" w:rsidR="006959B1" w:rsidRDefault="006959B1" w:rsidP="006959B1">
      <w:proofErr w:type="spellStart"/>
      <w:r>
        <w:t>BLASTp</w:t>
      </w:r>
      <w:proofErr w:type="spellEnd"/>
      <w:r>
        <w:t xml:space="preserve"> analysis retrieved multiple significant hits from the buckwheat proteome.</w:t>
      </w:r>
    </w:p>
    <w:p w14:paraId="691CA8F8" w14:textId="77777777" w:rsidR="006959B1" w:rsidRPr="00106395" w:rsidRDefault="006959B1" w:rsidP="006959B1">
      <w:pPr>
        <w:rPr>
          <w:b/>
          <w:bCs/>
          <w:i/>
          <w:iCs/>
        </w:rPr>
      </w:pPr>
      <w:r w:rsidRPr="00106395">
        <w:rPr>
          <w:b/>
          <w:bCs/>
          <w:i/>
          <w:iCs/>
        </w:rPr>
        <w:t>The top hit showed:</w:t>
      </w:r>
    </w:p>
    <w:p w14:paraId="0B8B2DE1" w14:textId="77777777" w:rsidR="006959B1" w:rsidRPr="00C9581D" w:rsidRDefault="006959B1" w:rsidP="006959B1">
      <w:pPr>
        <w:rPr>
          <w:i/>
          <w:iCs/>
        </w:rPr>
      </w:pPr>
      <w:r w:rsidRPr="00C9581D">
        <w:rPr>
          <w:i/>
          <w:iCs/>
        </w:rPr>
        <w:t xml:space="preserve">Extremely low E-value: </w:t>
      </w:r>
      <w:r>
        <w:rPr>
          <w:i/>
          <w:iCs/>
        </w:rPr>
        <w:t>2e-100</w:t>
      </w:r>
    </w:p>
    <w:p w14:paraId="756BC6E9" w14:textId="77777777" w:rsidR="006959B1" w:rsidRDefault="006959B1" w:rsidP="006959B1">
      <w:r w:rsidRPr="00C9581D">
        <w:rPr>
          <w:i/>
          <w:iCs/>
        </w:rPr>
        <w:t>High sequence identity:</w:t>
      </w:r>
      <w:r>
        <w:t xml:space="preserve"> 69%</w:t>
      </w:r>
    </w:p>
    <w:p w14:paraId="42BABEFF" w14:textId="77777777" w:rsidR="006959B1" w:rsidRDefault="006959B1" w:rsidP="006959B1">
      <w:r w:rsidRPr="00C9581D">
        <w:rPr>
          <w:i/>
          <w:iCs/>
        </w:rPr>
        <w:t>High positives:</w:t>
      </w:r>
      <w:r>
        <w:t xml:space="preserve"> 84%</w:t>
      </w:r>
    </w:p>
    <w:p w14:paraId="113E1B46" w14:textId="77777777" w:rsidR="006959B1" w:rsidRDefault="006959B1" w:rsidP="006959B1">
      <w:r w:rsidRPr="00C9581D">
        <w:rPr>
          <w:i/>
          <w:iCs/>
        </w:rPr>
        <w:t>Near full-length coverage:</w:t>
      </w:r>
      <w:r>
        <w:t xml:space="preserve">  208 aa aligned across the conserved region</w:t>
      </w:r>
    </w:p>
    <w:p w14:paraId="16A90FB8" w14:textId="77777777" w:rsidR="006959B1" w:rsidRDefault="006959B1" w:rsidP="006959B1">
      <w:r>
        <w:t>Other lower-scoring hits likely correspond to additional CBL family members.</w:t>
      </w:r>
    </w:p>
    <w:p w14:paraId="6ECCBDAA" w14:textId="77777777" w:rsidR="006959B1" w:rsidRDefault="006959B1" w:rsidP="006959B1">
      <w:r>
        <w:t xml:space="preserve"> </w:t>
      </w:r>
      <w:proofErr w:type="spellStart"/>
      <w:r>
        <w:t>BLASTp</w:t>
      </w:r>
      <w:proofErr w:type="spellEnd"/>
      <w:r>
        <w:t xml:space="preserve"> confidently identified putative CBL6 homolog(s) in buckwheat.</w:t>
      </w:r>
    </w:p>
    <w:p w14:paraId="3F9508F6" w14:textId="77777777" w:rsidR="006959B1" w:rsidRDefault="006959B1" w:rsidP="006959B1">
      <w:r>
        <w:t>Best candidate selected</w:t>
      </w:r>
    </w:p>
    <w:p w14:paraId="538595EA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Buckwheat protein:</w:t>
      </w:r>
    </w:p>
    <w:p w14:paraId="46D515F6" w14:textId="77777777" w:rsidR="006959B1" w:rsidRDefault="006959B1" w:rsidP="006959B1">
      <w:r>
        <w:t>Fes_sc0003471.1.9000005.aua.1</w:t>
      </w:r>
    </w:p>
    <w:p w14:paraId="77B8640B" w14:textId="77777777" w:rsidR="006959B1" w:rsidRDefault="006959B1" w:rsidP="006959B1">
      <w:r w:rsidRPr="00AB75F2">
        <w:rPr>
          <w:i/>
          <w:iCs/>
        </w:rPr>
        <w:t>Protein length:</w:t>
      </w:r>
      <w:r>
        <w:t xml:space="preserve"> 208 aa</w:t>
      </w:r>
    </w:p>
    <w:p w14:paraId="77E2E67D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This sequence was selected as the best CBL6 candidate based on:</w:t>
      </w:r>
    </w:p>
    <w:p w14:paraId="56B14A36" w14:textId="77777777" w:rsidR="006959B1" w:rsidRDefault="006959B1" w:rsidP="006959B1">
      <w:r>
        <w:t xml:space="preserve">Lowest E-value among </w:t>
      </w:r>
      <w:proofErr w:type="spellStart"/>
      <w:r>
        <w:t>BLASTp</w:t>
      </w:r>
      <w:proofErr w:type="spellEnd"/>
      <w:r>
        <w:t xml:space="preserve"> hits</w:t>
      </w:r>
    </w:p>
    <w:p w14:paraId="6A78DCBF" w14:textId="77777777" w:rsidR="006959B1" w:rsidRDefault="006959B1" w:rsidP="006959B1">
      <w:r>
        <w:t>Highest sequence identity and positives</w:t>
      </w:r>
    </w:p>
    <w:p w14:paraId="39B97124" w14:textId="77777777" w:rsidR="006959B1" w:rsidRDefault="006959B1" w:rsidP="006959B1">
      <w:r>
        <w:lastRenderedPageBreak/>
        <w:t>Near full-length alignment of the conserved CBL region</w:t>
      </w:r>
    </w:p>
    <w:p w14:paraId="1A363F2F" w14:textId="77777777" w:rsidR="006959B1" w:rsidRDefault="006959B1" w:rsidP="006959B1">
      <w:r>
        <w:t>Protein size consistent with known plant CBL proteins</w:t>
      </w:r>
    </w:p>
    <w:p w14:paraId="2E229E08" w14:textId="77777777" w:rsidR="006959B1" w:rsidRPr="00AB75F2" w:rsidRDefault="006959B1" w:rsidP="006959B1">
      <w:pPr>
        <w:rPr>
          <w:b/>
          <w:bCs/>
          <w:i/>
          <w:iCs/>
        </w:rPr>
      </w:pPr>
      <w:r w:rsidRPr="00AB75F2">
        <w:rPr>
          <w:b/>
          <w:bCs/>
          <w:i/>
          <w:iCs/>
        </w:rPr>
        <w:t>Domain-based validation (</w:t>
      </w:r>
      <w:proofErr w:type="spellStart"/>
      <w:r w:rsidRPr="00AB75F2">
        <w:rPr>
          <w:b/>
          <w:bCs/>
          <w:i/>
          <w:iCs/>
        </w:rPr>
        <w:t>InterProScan</w:t>
      </w:r>
      <w:proofErr w:type="spellEnd"/>
      <w:r w:rsidRPr="00AB75F2">
        <w:rPr>
          <w:b/>
          <w:bCs/>
          <w:i/>
          <w:iCs/>
        </w:rPr>
        <w:t>)</w:t>
      </w:r>
    </w:p>
    <w:p w14:paraId="011555FA" w14:textId="77777777" w:rsidR="006959B1" w:rsidRDefault="006959B1" w:rsidP="006959B1">
      <w:proofErr w:type="spellStart"/>
      <w:r>
        <w:t>InterProScan</w:t>
      </w:r>
      <w:proofErr w:type="spellEnd"/>
      <w:r>
        <w:t xml:space="preserve"> analysis confirmed that the selected buckwheat protein contains all hallmark features of CBL proteins.</w:t>
      </w:r>
    </w:p>
    <w:p w14:paraId="2A900CB9" w14:textId="77777777" w:rsidR="006959B1" w:rsidRPr="005B3C3F" w:rsidRDefault="006959B1" w:rsidP="006959B1">
      <w:pPr>
        <w:rPr>
          <w:b/>
          <w:bCs/>
          <w:i/>
          <w:iCs/>
        </w:rPr>
      </w:pPr>
      <w:r w:rsidRPr="005B3C3F">
        <w:rPr>
          <w:b/>
          <w:bCs/>
          <w:i/>
          <w:iCs/>
        </w:rPr>
        <w:t>Protein family</w:t>
      </w:r>
    </w:p>
    <w:p w14:paraId="7344D1D3" w14:textId="77777777" w:rsidR="006959B1" w:rsidRDefault="006959B1" w:rsidP="006959B1">
      <w:r>
        <w:t>Calcineurin B-like (CBL) protein family</w:t>
      </w:r>
    </w:p>
    <w:p w14:paraId="32326EF9" w14:textId="77777777" w:rsidR="006959B1" w:rsidRPr="00B24457" w:rsidRDefault="006959B1" w:rsidP="006959B1">
      <w:r w:rsidRPr="00B24457">
        <w:t>Recoverin family signatures</w:t>
      </w:r>
    </w:p>
    <w:p w14:paraId="2A31B03D" w14:textId="1B903CD1" w:rsidR="006959B1" w:rsidRPr="005B3C3F" w:rsidRDefault="006959B1" w:rsidP="006959B1">
      <w:pPr>
        <w:rPr>
          <w:b/>
          <w:bCs/>
          <w:i/>
          <w:iCs/>
        </w:rPr>
      </w:pPr>
      <w:r w:rsidRPr="005B3C3F">
        <w:rPr>
          <w:b/>
          <w:bCs/>
          <w:i/>
          <w:iCs/>
        </w:rPr>
        <w:t>Domains</w:t>
      </w:r>
    </w:p>
    <w:p w14:paraId="4F42E71B" w14:textId="77777777" w:rsidR="006959B1" w:rsidRDefault="006959B1" w:rsidP="006959B1">
      <w:r>
        <w:t xml:space="preserve">Multiple EF-hand calcium-binding domains </w:t>
      </w:r>
    </w:p>
    <w:p w14:paraId="54A8D392" w14:textId="77777777" w:rsidR="006959B1" w:rsidRDefault="006959B1" w:rsidP="006959B1">
      <w:r>
        <w:t>EF-hand domain pairs characteristic of calcium sensor proteins</w:t>
      </w:r>
    </w:p>
    <w:p w14:paraId="6BC95CEE" w14:textId="77777777" w:rsidR="006959B1" w:rsidRDefault="006959B1" w:rsidP="006959B1">
      <w:r>
        <w:t>Recoverin-type calcium-binding motifs</w:t>
      </w:r>
    </w:p>
    <w:p w14:paraId="26FF0EF3" w14:textId="77777777" w:rsidR="006959B1" w:rsidRDefault="006959B1" w:rsidP="006959B1">
      <w:r>
        <w:t>Note: EF-hand annotations appear as EF-hand-1, 2, EF-hand-5, EF-hand-7, due to different member databases (PFAM, SMART, PROFILE), but they collectively represent the conserved EF-hand architecture typical of CBL proteins.</w:t>
      </w:r>
    </w:p>
    <w:p w14:paraId="21ED36C1" w14:textId="77777777" w:rsidR="006959B1" w:rsidRPr="000F50BE" w:rsidRDefault="006959B1" w:rsidP="006959B1">
      <w:pPr>
        <w:rPr>
          <w:b/>
          <w:bCs/>
          <w:i/>
          <w:iCs/>
        </w:rPr>
      </w:pPr>
      <w:r w:rsidRPr="000F50BE">
        <w:rPr>
          <w:b/>
          <w:bCs/>
          <w:i/>
          <w:iCs/>
        </w:rPr>
        <w:t>GO annotations</w:t>
      </w:r>
    </w:p>
    <w:p w14:paraId="245A3F9D" w14:textId="77777777" w:rsidR="006959B1" w:rsidRPr="00027E5D" w:rsidRDefault="006959B1" w:rsidP="006959B1">
      <w:pPr>
        <w:rPr>
          <w:b/>
          <w:bCs/>
          <w:i/>
          <w:iCs/>
        </w:rPr>
      </w:pPr>
      <w:r>
        <w:t xml:space="preserve">Calcium ion binding </w:t>
      </w:r>
      <w:r w:rsidRPr="00027E5D">
        <w:rPr>
          <w:b/>
          <w:bCs/>
          <w:i/>
          <w:iCs/>
        </w:rPr>
        <w:t>(GO:0005509)</w:t>
      </w:r>
    </w:p>
    <w:p w14:paraId="35473809" w14:textId="77777777" w:rsidR="006959B1" w:rsidRPr="00027E5D" w:rsidRDefault="006959B1" w:rsidP="006959B1">
      <w:pPr>
        <w:rPr>
          <w:b/>
          <w:bCs/>
          <w:i/>
          <w:iCs/>
        </w:rPr>
      </w:pPr>
      <w:r>
        <w:t xml:space="preserve">Calcium-mediated </w:t>
      </w:r>
      <w:proofErr w:type="spellStart"/>
      <w:r>
        <w:t>signaling</w:t>
      </w:r>
      <w:proofErr w:type="spellEnd"/>
      <w:r>
        <w:t xml:space="preserve"> </w:t>
      </w:r>
      <w:r w:rsidRPr="00027E5D">
        <w:rPr>
          <w:b/>
          <w:bCs/>
          <w:i/>
          <w:iCs/>
        </w:rPr>
        <w:t>(GO:0019722)</w:t>
      </w:r>
    </w:p>
    <w:p w14:paraId="083D8E7C" w14:textId="77777777" w:rsidR="006959B1" w:rsidRDefault="006959B1" w:rsidP="006959B1">
      <w:r>
        <w:t>No kinase domain (confirming it is not a CIPK)</w:t>
      </w:r>
    </w:p>
    <w:p w14:paraId="3C8FDD06" w14:textId="77777777" w:rsidR="006959B1" w:rsidRDefault="006959B1" w:rsidP="006959B1">
      <w:r>
        <w:t>No unrelated functional domains detected</w:t>
      </w:r>
    </w:p>
    <w:p w14:paraId="761F0EEF" w14:textId="77777777" w:rsidR="006959B1" w:rsidRDefault="006959B1" w:rsidP="006959B1">
      <w:r>
        <w:t>The domain architecture fully supports classification as a bona fide CBL protein.</w:t>
      </w:r>
    </w:p>
    <w:p w14:paraId="208CEC46" w14:textId="77777777" w:rsidR="006959B1" w:rsidRDefault="006959B1" w:rsidP="006959B1">
      <w:r>
        <w:t xml:space="preserve">The buckwheat protein Fes_sc0003471.1.9000005.aua.1 was identified as a putative CBL6 homolog based on strong </w:t>
      </w:r>
      <w:proofErr w:type="spellStart"/>
      <w:r>
        <w:t>BLASTp</w:t>
      </w:r>
      <w:proofErr w:type="spellEnd"/>
      <w:r>
        <w:t xml:space="preserve"> similarity to Arabidopsis thaliana. CBL6 and the presence of conserved EF-hand calcium-binding domains confirmed by </w:t>
      </w:r>
      <w:proofErr w:type="spellStart"/>
      <w:r>
        <w:t>InterProScan</w:t>
      </w:r>
      <w:proofErr w:type="spellEnd"/>
      <w:r>
        <w:t>.</w:t>
      </w:r>
    </w:p>
    <w:p w14:paraId="566BA44E" w14:textId="77777777" w:rsidR="00BA174E" w:rsidRDefault="00BA174E" w:rsidP="00BA174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13 </w:t>
      </w:r>
    </w:p>
    <w:p w14:paraId="7A8B315A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Identification and Validation of Buckwheat CBL7 Ortholog</w:t>
      </w:r>
    </w:p>
    <w:p w14:paraId="48F154E9" w14:textId="77777777" w:rsidR="00BA174E" w:rsidRPr="008C54B8" w:rsidRDefault="00BA174E" w:rsidP="00BA174E">
      <w:pPr>
        <w:rPr>
          <w:i/>
          <w:iCs/>
        </w:rPr>
      </w:pPr>
      <w:r w:rsidRPr="008C54B8">
        <w:rPr>
          <w:i/>
          <w:iCs/>
        </w:rPr>
        <w:t>The Arabidopsis calcineurin B-like protein 7 (CBL7) (214 aa; GenBank: AEE85219.1) was used as a query for BLASTP analysis against the Buckwheat Genome Database (BGDB) protein dataset.</w:t>
      </w:r>
    </w:p>
    <w:p w14:paraId="6D535B5D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 BLASTP Homology Evidence</w:t>
      </w:r>
    </w:p>
    <w:p w14:paraId="31E4EE21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Top buckwheat hit:</w:t>
      </w:r>
    </w:p>
    <w:p w14:paraId="36903ED5" w14:textId="77777777" w:rsidR="00BA174E" w:rsidRPr="001A1ABD" w:rsidRDefault="00BA174E" w:rsidP="00BA174E">
      <w:pPr>
        <w:rPr>
          <w:i/>
          <w:iCs/>
        </w:rPr>
      </w:pPr>
      <w:r w:rsidRPr="001A1ABD">
        <w:rPr>
          <w:i/>
          <w:iCs/>
        </w:rPr>
        <w:t>Fes_sc0003471.1.9000005.aua.1</w:t>
      </w:r>
    </w:p>
    <w:p w14:paraId="56C738DC" w14:textId="77777777" w:rsidR="00BA174E" w:rsidRPr="003B240C" w:rsidRDefault="00BA174E" w:rsidP="00BA174E">
      <w:pPr>
        <w:rPr>
          <w:b/>
          <w:bCs/>
          <w:i/>
          <w:iCs/>
        </w:rPr>
      </w:pPr>
      <w:r w:rsidRPr="00771A59">
        <w:rPr>
          <w:b/>
          <w:bCs/>
          <w:i/>
          <w:iCs/>
        </w:rPr>
        <w:t>Protein length:</w:t>
      </w:r>
      <w:r w:rsidRPr="003B240C">
        <w:rPr>
          <w:b/>
          <w:bCs/>
          <w:i/>
          <w:iCs/>
        </w:rPr>
        <w:t xml:space="preserve"> </w:t>
      </w:r>
      <w:r w:rsidRPr="00771A59">
        <w:rPr>
          <w:i/>
          <w:iCs/>
        </w:rPr>
        <w:t>208 amino acids</w:t>
      </w:r>
    </w:p>
    <w:p w14:paraId="33DD34B4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Sequence identity: </w:t>
      </w:r>
      <w:r w:rsidRPr="00A3112D">
        <w:rPr>
          <w:i/>
          <w:iCs/>
        </w:rPr>
        <w:t>67%</w:t>
      </w:r>
    </w:p>
    <w:p w14:paraId="483B9CA1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lastRenderedPageBreak/>
        <w:t xml:space="preserve">Positive residues: </w:t>
      </w:r>
      <w:r w:rsidRPr="00AD3884">
        <w:rPr>
          <w:i/>
          <w:iCs/>
        </w:rPr>
        <w:t>82%</w:t>
      </w:r>
    </w:p>
    <w:p w14:paraId="31F4B204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E-value</w:t>
      </w:r>
      <w:r w:rsidRPr="009F20E2">
        <w:rPr>
          <w:b/>
          <w:bCs/>
        </w:rPr>
        <w:t xml:space="preserve">: </w:t>
      </w:r>
      <w:ins w:id="0" w:author="Microsoft Word" w:date="2026-01-24T07:50:00Z" w16du:dateUtc="2026-01-24T02:20:00Z">
        <w:r w:rsidRPr="009F20E2">
          <w:t>3e-78</w:t>
        </w:r>
      </w:ins>
    </w:p>
    <w:p w14:paraId="135E2204" w14:textId="77777777" w:rsidR="00BA174E" w:rsidRPr="004C3394" w:rsidRDefault="00BA174E" w:rsidP="00BA174E">
      <w:pPr>
        <w:rPr>
          <w:i/>
          <w:iCs/>
        </w:rPr>
      </w:pPr>
      <w:r w:rsidRPr="003B240C">
        <w:rPr>
          <w:b/>
          <w:bCs/>
          <w:i/>
          <w:iCs/>
        </w:rPr>
        <w:t xml:space="preserve">Alignment coverage: </w:t>
      </w:r>
      <w:r w:rsidRPr="004C3394">
        <w:rPr>
          <w:i/>
          <w:iCs/>
        </w:rPr>
        <w:t>nearly full length of the query protein</w:t>
      </w:r>
    </w:p>
    <w:p w14:paraId="1D4BAFC6" w14:textId="77777777" w:rsidR="00BA174E" w:rsidRPr="004C3394" w:rsidRDefault="00BA174E" w:rsidP="00BA174E">
      <w:pPr>
        <w:rPr>
          <w:i/>
          <w:iCs/>
        </w:rPr>
      </w:pPr>
      <w:r w:rsidRPr="004C3394">
        <w:rPr>
          <w:i/>
          <w:iCs/>
        </w:rPr>
        <w:t>These results indicate strong sequence conservation between Arabidopsis CBL7 and the identified buckwheat protein, consistent with an orthologous relationship.</w:t>
      </w:r>
    </w:p>
    <w:p w14:paraId="7BA2FADE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Conserved Domain Confirmation (</w:t>
      </w:r>
      <w:proofErr w:type="spellStart"/>
      <w:r w:rsidRPr="003B240C">
        <w:rPr>
          <w:b/>
          <w:bCs/>
          <w:i/>
          <w:iCs/>
        </w:rPr>
        <w:t>InterProScan</w:t>
      </w:r>
      <w:proofErr w:type="spellEnd"/>
      <w:r w:rsidRPr="003B240C">
        <w:rPr>
          <w:b/>
          <w:bCs/>
          <w:i/>
          <w:iCs/>
        </w:rPr>
        <w:t>)</w:t>
      </w:r>
    </w:p>
    <w:p w14:paraId="367F22D7" w14:textId="77777777" w:rsidR="00BA174E" w:rsidRDefault="00BA174E" w:rsidP="00BA174E">
      <w:pPr>
        <w:rPr>
          <w:b/>
          <w:bCs/>
          <w:i/>
          <w:iCs/>
        </w:rPr>
      </w:pPr>
      <w:proofErr w:type="spellStart"/>
      <w:r w:rsidRPr="003B240C">
        <w:rPr>
          <w:b/>
          <w:bCs/>
          <w:i/>
          <w:iCs/>
        </w:rPr>
        <w:t>InterProScan</w:t>
      </w:r>
      <w:proofErr w:type="spellEnd"/>
      <w:r w:rsidRPr="003B240C">
        <w:rPr>
          <w:b/>
          <w:bCs/>
          <w:i/>
          <w:iCs/>
        </w:rPr>
        <w:t xml:space="preserve"> analysis of Fes_sc0003471.1.9000005.aua.1 revealed hallmark features of the CBL protein family:</w:t>
      </w:r>
    </w:p>
    <w:p w14:paraId="46686640" w14:textId="77777777" w:rsidR="00BA174E" w:rsidRPr="009C4AA7" w:rsidRDefault="00BA174E" w:rsidP="00BA174E">
      <w:pPr>
        <w:rPr>
          <w:i/>
          <w:iCs/>
        </w:rPr>
      </w:pPr>
      <w:r w:rsidRPr="009C4AA7">
        <w:rPr>
          <w:i/>
          <w:iCs/>
        </w:rPr>
        <w:t>Calcineurin B-like protein family</w:t>
      </w:r>
    </w:p>
    <w:p w14:paraId="2E277E6B" w14:textId="77777777" w:rsidR="00BA174E" w:rsidRPr="009C4AA7" w:rsidRDefault="00BA174E" w:rsidP="00BA174E">
      <w:pPr>
        <w:rPr>
          <w:i/>
          <w:iCs/>
        </w:rPr>
      </w:pPr>
      <w:r w:rsidRPr="009C4AA7">
        <w:rPr>
          <w:i/>
          <w:iCs/>
        </w:rPr>
        <w:t>PANTHER: PTHR23056 (CALCINEURIN B)</w:t>
      </w:r>
    </w:p>
    <w:p w14:paraId="3C298831" w14:textId="77777777" w:rsidR="00BA174E" w:rsidRPr="00723A74" w:rsidRDefault="00BA174E" w:rsidP="00BA174E">
      <w:pPr>
        <w:rPr>
          <w:i/>
          <w:iCs/>
        </w:rPr>
      </w:pPr>
      <w:r w:rsidRPr="00723A74">
        <w:rPr>
          <w:i/>
          <w:iCs/>
        </w:rPr>
        <w:t xml:space="preserve">Integrated </w:t>
      </w:r>
      <w:proofErr w:type="spellStart"/>
      <w:r w:rsidRPr="00723A74">
        <w:rPr>
          <w:i/>
          <w:iCs/>
        </w:rPr>
        <w:t>InterPro</w:t>
      </w:r>
      <w:proofErr w:type="spellEnd"/>
      <w:r w:rsidRPr="00723A74">
        <w:rPr>
          <w:i/>
          <w:iCs/>
        </w:rPr>
        <w:t xml:space="preserve"> entry: IPR045198</w:t>
      </w:r>
    </w:p>
    <w:p w14:paraId="205A97EB" w14:textId="77777777" w:rsidR="00BA174E" w:rsidRPr="003B240C" w:rsidRDefault="00BA174E" w:rsidP="00BA174E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EF-hand calcium-binding domains</w:t>
      </w:r>
    </w:p>
    <w:p w14:paraId="4E82DD39" w14:textId="77777777" w:rsidR="00BA174E" w:rsidRPr="00C94DA8" w:rsidRDefault="00BA174E" w:rsidP="00BA174E">
      <w:r w:rsidRPr="00C94DA8">
        <w:t>Multiple EF-hand motifs detected</w:t>
      </w:r>
    </w:p>
    <w:p w14:paraId="0D6DBF28" w14:textId="77777777" w:rsidR="00BA174E" w:rsidRDefault="00BA174E" w:rsidP="00BA174E">
      <w:r w:rsidRPr="00C94DA8">
        <w:t>EF-hand domain pair (IPR011992)</w:t>
      </w:r>
    </w:p>
    <w:p w14:paraId="508734CA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Molecular function</w:t>
      </w:r>
    </w:p>
    <w:p w14:paraId="6E011846" w14:textId="77777777" w:rsidR="00184D7D" w:rsidRPr="005F2C23" w:rsidRDefault="00184D7D" w:rsidP="00184D7D">
      <w:r w:rsidRPr="003B240C">
        <w:rPr>
          <w:b/>
          <w:bCs/>
          <w:i/>
          <w:iCs/>
        </w:rPr>
        <w:t xml:space="preserve">Calcium ion binding </w:t>
      </w:r>
      <w:r w:rsidRPr="005F2C23">
        <w:t>(GO:0005509)</w:t>
      </w:r>
    </w:p>
    <w:p w14:paraId="3B0D2F0A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 xml:space="preserve">Calcium-mediated </w:t>
      </w:r>
      <w:proofErr w:type="spellStart"/>
      <w:r w:rsidRPr="003B240C">
        <w:rPr>
          <w:b/>
          <w:bCs/>
          <w:i/>
          <w:iCs/>
        </w:rPr>
        <w:t>signaling</w:t>
      </w:r>
      <w:proofErr w:type="spellEnd"/>
      <w:r w:rsidRPr="003B240C">
        <w:rPr>
          <w:b/>
          <w:bCs/>
          <w:i/>
          <w:iCs/>
        </w:rPr>
        <w:t xml:space="preserve"> </w:t>
      </w:r>
      <w:r w:rsidRPr="005F2C23">
        <w:t>(GO:0019722)</w:t>
      </w:r>
    </w:p>
    <w:p w14:paraId="03D264FC" w14:textId="77777777" w:rsidR="00184D7D" w:rsidRPr="005F2C23" w:rsidRDefault="00184D7D" w:rsidP="00184D7D">
      <w:r w:rsidRPr="005F2C23">
        <w:t>The presence of multiple EF-hand domains confirms the protein’s role as a calcium sensor, a defining characteristic of CBL proteins.</w:t>
      </w:r>
    </w:p>
    <w:p w14:paraId="3978BC90" w14:textId="77777777" w:rsidR="00184D7D" w:rsidRPr="003B240C" w:rsidRDefault="00184D7D" w:rsidP="00184D7D">
      <w:pPr>
        <w:rPr>
          <w:b/>
          <w:bCs/>
          <w:i/>
          <w:iCs/>
        </w:rPr>
      </w:pPr>
      <w:r w:rsidRPr="003B240C">
        <w:rPr>
          <w:b/>
          <w:bCs/>
          <w:i/>
          <w:iCs/>
        </w:rPr>
        <w:t>Based on:</w:t>
      </w:r>
    </w:p>
    <w:p w14:paraId="67E6AFCF" w14:textId="77777777" w:rsidR="00184D7D" w:rsidRPr="0058177A" w:rsidRDefault="00184D7D" w:rsidP="00184D7D">
      <w:r w:rsidRPr="0058177A">
        <w:t>High BLASTP similarity to Arabidopsis CBL7</w:t>
      </w:r>
    </w:p>
    <w:p w14:paraId="17F38DB1" w14:textId="77777777" w:rsidR="00184D7D" w:rsidRPr="0058177A" w:rsidRDefault="00184D7D" w:rsidP="00184D7D">
      <w:r w:rsidRPr="0058177A">
        <w:t>Near full-length alignment</w:t>
      </w:r>
    </w:p>
    <w:p w14:paraId="758F6B95" w14:textId="77777777" w:rsidR="00184D7D" w:rsidRPr="0058177A" w:rsidRDefault="00184D7D" w:rsidP="00184D7D">
      <w:r w:rsidRPr="0058177A">
        <w:t>Presence of conserved EF-hand calcium-binding domains</w:t>
      </w:r>
    </w:p>
    <w:p w14:paraId="1A1F1A62" w14:textId="77777777" w:rsidR="00184D7D" w:rsidRPr="00006B1D" w:rsidRDefault="00184D7D" w:rsidP="00184D7D">
      <w:proofErr w:type="spellStart"/>
      <w:r w:rsidRPr="00006B1D">
        <w:t>InterPro</w:t>
      </w:r>
      <w:proofErr w:type="spellEnd"/>
      <w:r w:rsidRPr="00006B1D">
        <w:t xml:space="preserve"> and PANTHER classification as Calcineurin B-like protein</w:t>
      </w:r>
    </w:p>
    <w:p w14:paraId="3643E0C4" w14:textId="77777777" w:rsidR="00184D7D" w:rsidRPr="0048308A" w:rsidRDefault="00184D7D" w:rsidP="00184D7D">
      <w:r w:rsidRPr="003B240C">
        <w:rPr>
          <w:b/>
          <w:bCs/>
          <w:i/>
          <w:iCs/>
        </w:rPr>
        <w:t xml:space="preserve">Fes_sc0003471.1.9000005.aua.1 </w:t>
      </w:r>
      <w:r w:rsidRPr="0048308A">
        <w:t>is confidently annotated as a buckwheat ortholog of calcineurin B-like protein 7 (CBL7).</w:t>
      </w:r>
    </w:p>
    <w:p w14:paraId="65129DC3" w14:textId="77777777" w:rsidR="00184D7D" w:rsidRDefault="00184D7D" w:rsidP="00184D7D">
      <w:pPr>
        <w:rPr>
          <w:b/>
          <w:bCs/>
          <w:i/>
          <w:iCs/>
        </w:rPr>
      </w:pPr>
    </w:p>
    <w:p w14:paraId="3BA371CB" w14:textId="77777777" w:rsidR="009E2518" w:rsidRDefault="009E2518" w:rsidP="009E2518">
      <w:pPr>
        <w:rPr>
          <w:b/>
          <w:bCs/>
          <w:i/>
          <w:iCs/>
        </w:rPr>
      </w:pPr>
    </w:p>
    <w:p w14:paraId="08513D89" w14:textId="77777777" w:rsidR="009E2518" w:rsidRPr="00937B0B" w:rsidRDefault="009E2518" w:rsidP="009E2518">
      <w:pPr>
        <w:rPr>
          <w:b/>
          <w:bCs/>
        </w:rPr>
      </w:pPr>
      <w:r w:rsidRPr="00D3087D">
        <w:rPr>
          <w:b/>
          <w:bCs/>
        </w:rPr>
        <w:t>Step14</w:t>
      </w:r>
      <w:r>
        <w:rPr>
          <w:b/>
          <w:bCs/>
        </w:rPr>
        <w:t xml:space="preserve">: </w:t>
      </w:r>
    </w:p>
    <w:p w14:paraId="2FB25A82" w14:textId="77777777" w:rsidR="009E2518" w:rsidRPr="00937B0B" w:rsidRDefault="009E2518" w:rsidP="009E2518">
      <w:pPr>
        <w:rPr>
          <w:b/>
          <w:bCs/>
        </w:rPr>
      </w:pPr>
      <w:proofErr w:type="spellStart"/>
      <w:r w:rsidRPr="00937B0B">
        <w:rPr>
          <w:b/>
          <w:bCs/>
        </w:rPr>
        <w:t>BLASTp</w:t>
      </w:r>
      <w:proofErr w:type="spellEnd"/>
      <w:r w:rsidRPr="00937B0B">
        <w:rPr>
          <w:b/>
          <w:bCs/>
        </w:rPr>
        <w:t xml:space="preserve"> homology identification and domain validation of CBL8</w:t>
      </w:r>
    </w:p>
    <w:p w14:paraId="6846E75E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Reference sequence used</w:t>
      </w:r>
    </w:p>
    <w:p w14:paraId="0326FF8E" w14:textId="77777777" w:rsidR="009E2518" w:rsidRPr="00670C66" w:rsidRDefault="009E2518" w:rsidP="009E2518">
      <w:r w:rsidRPr="00937B0B">
        <w:rPr>
          <w:b/>
          <w:bCs/>
        </w:rPr>
        <w:t xml:space="preserve">Protein: </w:t>
      </w:r>
      <w:r w:rsidRPr="00670C66">
        <w:t>Calcineurin B-like protein 8 (CBL8)</w:t>
      </w:r>
    </w:p>
    <w:p w14:paraId="0A26AE79" w14:textId="77777777" w:rsidR="009E2518" w:rsidRPr="00670C66" w:rsidRDefault="009E2518" w:rsidP="009E2518">
      <w:r w:rsidRPr="00937B0B">
        <w:rPr>
          <w:b/>
          <w:bCs/>
        </w:rPr>
        <w:lastRenderedPageBreak/>
        <w:t xml:space="preserve">Species: </w:t>
      </w:r>
      <w:r w:rsidRPr="00670C66">
        <w:t>Arabidopsis thaliana</w:t>
      </w:r>
    </w:p>
    <w:p w14:paraId="0900212B" w14:textId="77777777" w:rsidR="009E2518" w:rsidRPr="00670C66" w:rsidRDefault="009E2518" w:rsidP="009E2518">
      <w:r w:rsidRPr="00937B0B">
        <w:rPr>
          <w:b/>
          <w:bCs/>
        </w:rPr>
        <w:t xml:space="preserve">Accession: </w:t>
      </w:r>
      <w:r w:rsidRPr="00670C66">
        <w:t>AAL10300.1</w:t>
      </w:r>
    </w:p>
    <w:p w14:paraId="6505247C" w14:textId="77777777" w:rsidR="009E2518" w:rsidRPr="00670C66" w:rsidRDefault="009E2518" w:rsidP="009E2518">
      <w:r w:rsidRPr="00937B0B">
        <w:rPr>
          <w:b/>
          <w:bCs/>
        </w:rPr>
        <w:t>Length</w:t>
      </w:r>
      <w:r w:rsidRPr="00670C66">
        <w:t xml:space="preserve">: 214 </w:t>
      </w:r>
      <w:r>
        <w:t>AA</w:t>
      </w:r>
    </w:p>
    <w:p w14:paraId="11558AA3" w14:textId="77777777" w:rsidR="009E2518" w:rsidRPr="00850D9C" w:rsidRDefault="009E2518" w:rsidP="009E2518">
      <w:r w:rsidRPr="00850D9C">
        <w:t xml:space="preserve">This Arabidopsis CBL8 sequence was used as a query for </w:t>
      </w:r>
      <w:proofErr w:type="spellStart"/>
      <w:r w:rsidRPr="00850D9C">
        <w:t>BLASTp</w:t>
      </w:r>
      <w:proofErr w:type="spellEnd"/>
      <w:r w:rsidRPr="00850D9C">
        <w:t xml:space="preserve"> against the buckwheat predicted proteome (FES_1.0.pep) in the Buckwheat Genome Database (BGDB).</w:t>
      </w:r>
    </w:p>
    <w:p w14:paraId="19B436C8" w14:textId="77777777" w:rsidR="009E2518" w:rsidRPr="00937B0B" w:rsidRDefault="009E2518" w:rsidP="009E2518">
      <w:pPr>
        <w:rPr>
          <w:b/>
          <w:bCs/>
        </w:rPr>
      </w:pPr>
      <w:proofErr w:type="spellStart"/>
      <w:r w:rsidRPr="00937B0B">
        <w:rPr>
          <w:b/>
          <w:bCs/>
        </w:rPr>
        <w:t>BLASTp</w:t>
      </w:r>
      <w:proofErr w:type="spellEnd"/>
      <w:r w:rsidRPr="00937B0B">
        <w:rPr>
          <w:b/>
          <w:bCs/>
        </w:rPr>
        <w:t xml:space="preserve"> results (CBL8 → buckwheat)</w:t>
      </w:r>
    </w:p>
    <w:p w14:paraId="31A64689" w14:textId="77777777" w:rsidR="009E2518" w:rsidRPr="00850D9C" w:rsidRDefault="009E2518" w:rsidP="009E2518">
      <w:proofErr w:type="spellStart"/>
      <w:r w:rsidRPr="00850D9C">
        <w:t>BLASTp</w:t>
      </w:r>
      <w:proofErr w:type="spellEnd"/>
      <w:r w:rsidRPr="00850D9C">
        <w:t xml:space="preserve"> analysis retrieved multiple significant hits.</w:t>
      </w:r>
    </w:p>
    <w:p w14:paraId="52ECD23B" w14:textId="77777777" w:rsidR="009E2518" w:rsidRPr="00850D9C" w:rsidRDefault="009E2518" w:rsidP="009E2518">
      <w:r w:rsidRPr="00937B0B">
        <w:rPr>
          <w:b/>
          <w:bCs/>
        </w:rPr>
        <w:t xml:space="preserve">Top hit: </w:t>
      </w:r>
      <w:r w:rsidRPr="00850D9C">
        <w:t>Fes_sc0005868.1.9000004.aua.1</w:t>
      </w:r>
    </w:p>
    <w:p w14:paraId="624A00D1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 xml:space="preserve">Score (bits): </w:t>
      </w:r>
      <w:r w:rsidRPr="0067612B">
        <w:t>263</w:t>
      </w:r>
    </w:p>
    <w:p w14:paraId="4C0E3488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 xml:space="preserve">E-value: </w:t>
      </w:r>
      <w:r w:rsidRPr="0067612B">
        <w:t>2e-85</w:t>
      </w:r>
    </w:p>
    <w:p w14:paraId="580220BE" w14:textId="77777777" w:rsidR="009E2518" w:rsidRPr="0067612B" w:rsidRDefault="009E2518" w:rsidP="009E2518">
      <w:r w:rsidRPr="00937B0B">
        <w:rPr>
          <w:b/>
          <w:bCs/>
        </w:rPr>
        <w:t xml:space="preserve">Identities: </w:t>
      </w:r>
      <w:r w:rsidRPr="0067612B">
        <w:t>1</w:t>
      </w:r>
      <w:r>
        <w:t>27</w:t>
      </w:r>
      <w:r w:rsidRPr="0067612B">
        <w:t xml:space="preserve"> / </w:t>
      </w:r>
      <w:r>
        <w:t>195</w:t>
      </w:r>
      <w:r w:rsidRPr="0067612B">
        <w:t xml:space="preserve"> → </w:t>
      </w:r>
      <w:r>
        <w:t>65</w:t>
      </w:r>
      <w:r w:rsidRPr="0067612B">
        <w:t>%</w:t>
      </w:r>
    </w:p>
    <w:p w14:paraId="64AF02F8" w14:textId="77777777" w:rsidR="009E2518" w:rsidRPr="0067612B" w:rsidRDefault="009E2518" w:rsidP="009E2518">
      <w:r w:rsidRPr="00937B0B">
        <w:rPr>
          <w:b/>
          <w:bCs/>
        </w:rPr>
        <w:t xml:space="preserve">Positives: </w:t>
      </w:r>
      <w:r w:rsidRPr="0067612B">
        <w:t>1</w:t>
      </w:r>
      <w:r>
        <w:t>56</w:t>
      </w:r>
      <w:r w:rsidRPr="0067612B">
        <w:t xml:space="preserve"> / </w:t>
      </w:r>
      <w:r>
        <w:t>195</w:t>
      </w:r>
      <w:r w:rsidRPr="0067612B">
        <w:t xml:space="preserve"> → </w:t>
      </w:r>
      <w:r>
        <w:t>80</w:t>
      </w:r>
      <w:r w:rsidRPr="0067612B">
        <w:t>%</w:t>
      </w:r>
    </w:p>
    <w:p w14:paraId="2911DE27" w14:textId="77777777" w:rsidR="009E2518" w:rsidRPr="0067612B" w:rsidRDefault="009E2518" w:rsidP="009E2518">
      <w:r w:rsidRPr="00937B0B">
        <w:rPr>
          <w:b/>
          <w:bCs/>
        </w:rPr>
        <w:t>Gaps</w:t>
      </w:r>
      <w:r w:rsidRPr="0067612B">
        <w:t xml:space="preserve">: 0 / </w:t>
      </w:r>
      <w:r>
        <w:t>195</w:t>
      </w:r>
      <w:r w:rsidRPr="0067612B">
        <w:t xml:space="preserve"> → 0%</w:t>
      </w:r>
    </w:p>
    <w:p w14:paraId="2D8453E3" w14:textId="77777777" w:rsidR="009E2518" w:rsidRPr="00DD71BE" w:rsidRDefault="009E2518" w:rsidP="009E2518">
      <w:r w:rsidRPr="00937B0B">
        <w:rPr>
          <w:b/>
          <w:bCs/>
        </w:rPr>
        <w:t xml:space="preserve">Alignment length: </w:t>
      </w:r>
      <w:r>
        <w:t>197 AA</w:t>
      </w:r>
      <w:r w:rsidRPr="00DD71BE">
        <w:t xml:space="preserve"> aligned out of 214 </w:t>
      </w:r>
      <w:r>
        <w:t>AA</w:t>
      </w:r>
    </w:p>
    <w:p w14:paraId="4892FD83" w14:textId="77777777" w:rsidR="009E2518" w:rsidRPr="00DA5559" w:rsidRDefault="009E2518" w:rsidP="009E2518">
      <w:r w:rsidRPr="00DA5559">
        <w:t>Top hit shows high sequence identity and near full-length coverage across the query sequence.</w:t>
      </w:r>
    </w:p>
    <w:p w14:paraId="4A146075" w14:textId="77777777" w:rsidR="009E2518" w:rsidRPr="00B47C26" w:rsidRDefault="009E2518" w:rsidP="009E2518">
      <w:r w:rsidRPr="00B47C26">
        <w:t>Best candidate selected</w:t>
      </w:r>
    </w:p>
    <w:p w14:paraId="0AC5487E" w14:textId="77777777" w:rsidR="009E2518" w:rsidRPr="00937B0B" w:rsidRDefault="009E2518" w:rsidP="009E2518">
      <w:pPr>
        <w:rPr>
          <w:b/>
          <w:bCs/>
        </w:rPr>
      </w:pPr>
      <w:r w:rsidRPr="009346BB">
        <w:rPr>
          <w:b/>
          <w:bCs/>
          <w:i/>
          <w:iCs/>
        </w:rPr>
        <w:t>Buckwheat protein:</w:t>
      </w:r>
      <w:r w:rsidRPr="00937B0B">
        <w:rPr>
          <w:b/>
          <w:bCs/>
        </w:rPr>
        <w:t xml:space="preserve"> </w:t>
      </w:r>
      <w:r w:rsidRPr="00B47C26">
        <w:t>Fes_sc0005868.1.9000004.aua.1</w:t>
      </w:r>
    </w:p>
    <w:p w14:paraId="4D7AB109" w14:textId="77777777" w:rsidR="009E2518" w:rsidRPr="00B47C26" w:rsidRDefault="009E2518" w:rsidP="009E2518">
      <w:r w:rsidRPr="009346BB">
        <w:rPr>
          <w:b/>
          <w:bCs/>
          <w:i/>
          <w:iCs/>
        </w:rPr>
        <w:t>Protein length:</w:t>
      </w:r>
      <w:r w:rsidRPr="00937B0B">
        <w:rPr>
          <w:b/>
          <w:bCs/>
        </w:rPr>
        <w:t xml:space="preserve"> </w:t>
      </w:r>
      <w:r w:rsidRPr="00B47C26">
        <w:t xml:space="preserve">496 </w:t>
      </w:r>
      <w:r>
        <w:t>AA</w:t>
      </w:r>
    </w:p>
    <w:p w14:paraId="76E68700" w14:textId="77777777" w:rsidR="009E2518" w:rsidRPr="00F02B5F" w:rsidRDefault="009E2518" w:rsidP="009E2518">
      <w:pPr>
        <w:rPr>
          <w:b/>
          <w:bCs/>
          <w:i/>
          <w:iCs/>
        </w:rPr>
      </w:pPr>
      <w:r w:rsidRPr="00F02B5F">
        <w:rPr>
          <w:b/>
          <w:bCs/>
          <w:i/>
          <w:iCs/>
        </w:rPr>
        <w:t>Rationale for selection:</w:t>
      </w:r>
    </w:p>
    <w:p w14:paraId="04D5F7F3" w14:textId="77777777" w:rsidR="009E2518" w:rsidRPr="00F02B5F" w:rsidRDefault="009E2518" w:rsidP="009E2518">
      <w:r w:rsidRPr="00F02B5F">
        <w:t>Lowest E-value among hits</w:t>
      </w:r>
    </w:p>
    <w:p w14:paraId="1F95DCF4" w14:textId="77777777" w:rsidR="009E2518" w:rsidRPr="00F02B5F" w:rsidRDefault="009E2518" w:rsidP="009E2518">
      <w:r w:rsidRPr="00F02B5F">
        <w:t>High sequence identity and positives</w:t>
      </w:r>
    </w:p>
    <w:p w14:paraId="534A2E8B" w14:textId="77777777" w:rsidR="009E2518" w:rsidRPr="00F02B5F" w:rsidRDefault="009E2518" w:rsidP="009E2518">
      <w:r w:rsidRPr="00F02B5F">
        <w:t>Near-complete alignment length with Arabidopsis CBL8</w:t>
      </w:r>
    </w:p>
    <w:p w14:paraId="5FE86349" w14:textId="77777777" w:rsidR="009E2518" w:rsidRPr="00F02B5F" w:rsidRDefault="009E2518" w:rsidP="009E2518">
      <w:r w:rsidRPr="00F02B5F">
        <w:t>Protein size consistent with plant CBL proteins</w:t>
      </w:r>
    </w:p>
    <w:p w14:paraId="7135CAB9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Domain-based validation (</w:t>
      </w:r>
      <w:proofErr w:type="spellStart"/>
      <w:r w:rsidRPr="00937B0B">
        <w:rPr>
          <w:b/>
          <w:bCs/>
        </w:rPr>
        <w:t>InterProScan</w:t>
      </w:r>
      <w:proofErr w:type="spellEnd"/>
      <w:r w:rsidRPr="00937B0B">
        <w:rPr>
          <w:b/>
          <w:bCs/>
        </w:rPr>
        <w:t>)</w:t>
      </w:r>
    </w:p>
    <w:p w14:paraId="37AF07EE" w14:textId="77777777" w:rsidR="009E2518" w:rsidRPr="0060359E" w:rsidRDefault="009E2518" w:rsidP="009E2518">
      <w:pPr>
        <w:rPr>
          <w:b/>
          <w:bCs/>
          <w:i/>
          <w:iCs/>
        </w:rPr>
      </w:pPr>
      <w:proofErr w:type="spellStart"/>
      <w:r w:rsidRPr="0060359E">
        <w:rPr>
          <w:b/>
          <w:bCs/>
          <w:i/>
          <w:iCs/>
        </w:rPr>
        <w:t>InterProScan</w:t>
      </w:r>
      <w:proofErr w:type="spellEnd"/>
      <w:r w:rsidRPr="0060359E">
        <w:rPr>
          <w:b/>
          <w:bCs/>
          <w:i/>
          <w:iCs/>
        </w:rPr>
        <w:t xml:space="preserve"> confirms the canonical features of CBL proteins:</w:t>
      </w:r>
    </w:p>
    <w:p w14:paraId="50CFFE84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Protein family</w:t>
      </w:r>
    </w:p>
    <w:p w14:paraId="5663EB9D" w14:textId="77777777" w:rsidR="009E2518" w:rsidRPr="0060359E" w:rsidRDefault="009E2518" w:rsidP="009E2518">
      <w:r w:rsidRPr="0060359E">
        <w:t>Calcineurin B-like (CBL) protein family</w:t>
      </w:r>
    </w:p>
    <w:p w14:paraId="5252C1D2" w14:textId="77777777" w:rsidR="009E2518" w:rsidRPr="0060359E" w:rsidRDefault="009E2518" w:rsidP="009E2518">
      <w:r w:rsidRPr="0060359E">
        <w:t>Recoverin / Calcineurin family signatures</w:t>
      </w:r>
    </w:p>
    <w:p w14:paraId="4BE282AF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Domains</w:t>
      </w:r>
    </w:p>
    <w:p w14:paraId="4BBC54E8" w14:textId="77777777" w:rsidR="009E2518" w:rsidRPr="008C2151" w:rsidRDefault="009E2518" w:rsidP="009E2518">
      <w:r w:rsidRPr="008C2151">
        <w:t>Multiple EF-hand calcium-binding domains</w:t>
      </w:r>
    </w:p>
    <w:p w14:paraId="13122040" w14:textId="77777777" w:rsidR="009E2518" w:rsidRPr="008C2151" w:rsidRDefault="009E2518" w:rsidP="009E2518">
      <w:r w:rsidRPr="008C2151">
        <w:t>EF-hand domain pairs, collectively representing EF-hand 1–4</w:t>
      </w:r>
    </w:p>
    <w:p w14:paraId="396BF42B" w14:textId="77777777" w:rsidR="009E2518" w:rsidRPr="008C2151" w:rsidRDefault="009E2518" w:rsidP="009E2518">
      <w:r w:rsidRPr="008C2151">
        <w:lastRenderedPageBreak/>
        <w:t>Recoverin-type calcium sensor motifs</w:t>
      </w:r>
    </w:p>
    <w:p w14:paraId="7D82E2F2" w14:textId="77777777" w:rsidR="009E2518" w:rsidRPr="00E96D09" w:rsidRDefault="009E2518" w:rsidP="009E2518">
      <w:r w:rsidRPr="00937B0B">
        <w:rPr>
          <w:b/>
          <w:bCs/>
        </w:rPr>
        <w:t xml:space="preserve">Additional domain: </w:t>
      </w:r>
      <w:r w:rsidRPr="00E96D09">
        <w:t>DUF4283 (domain of unknown function)</w:t>
      </w:r>
    </w:p>
    <w:p w14:paraId="21494923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Note: EF-hand annotations appear as EF-hand-2, EF-hand-7, EF-hand</w:t>
      </w:r>
      <w:r>
        <w:rPr>
          <w:b/>
          <w:bCs/>
        </w:rPr>
        <w:t xml:space="preserve">- 8 domain </w:t>
      </w:r>
      <w:r w:rsidRPr="00937B0B">
        <w:rPr>
          <w:b/>
          <w:bCs/>
        </w:rPr>
        <w:t>pairs, etc., due to different member databases (P</w:t>
      </w:r>
      <w:r>
        <w:rPr>
          <w:b/>
          <w:bCs/>
        </w:rPr>
        <w:t>FAM</w:t>
      </w:r>
      <w:r w:rsidRPr="00937B0B">
        <w:rPr>
          <w:b/>
          <w:bCs/>
        </w:rPr>
        <w:t>, SMART, PR</w:t>
      </w:r>
      <w:r>
        <w:rPr>
          <w:b/>
          <w:bCs/>
        </w:rPr>
        <w:t>OFILE,PRINTS</w:t>
      </w:r>
      <w:r w:rsidRPr="00937B0B">
        <w:rPr>
          <w:b/>
          <w:bCs/>
        </w:rPr>
        <w:t>), but they represent the same conserved EF-hand calcium-binding architecture typical of CBLs.</w:t>
      </w:r>
    </w:p>
    <w:p w14:paraId="13879ADC" w14:textId="77777777" w:rsidR="009E2518" w:rsidRPr="00937B0B" w:rsidRDefault="009E2518" w:rsidP="009E2518">
      <w:pPr>
        <w:rPr>
          <w:b/>
          <w:bCs/>
        </w:rPr>
      </w:pPr>
      <w:r w:rsidRPr="00937B0B">
        <w:rPr>
          <w:b/>
          <w:bCs/>
        </w:rPr>
        <w:t>GO annotations</w:t>
      </w:r>
    </w:p>
    <w:p w14:paraId="544CA6EA" w14:textId="77777777" w:rsidR="009E2518" w:rsidRPr="00937B0B" w:rsidRDefault="009E2518" w:rsidP="009E2518">
      <w:pPr>
        <w:rPr>
          <w:b/>
          <w:bCs/>
        </w:rPr>
      </w:pPr>
      <w:r w:rsidRPr="007B4513">
        <w:t>Calcium ion binding</w:t>
      </w:r>
      <w:r w:rsidRPr="00937B0B">
        <w:rPr>
          <w:b/>
          <w:bCs/>
        </w:rPr>
        <w:t xml:space="preserve"> (GO:0005509)</w:t>
      </w:r>
    </w:p>
    <w:p w14:paraId="1BAC334E" w14:textId="77777777" w:rsidR="009E2518" w:rsidRPr="00937B0B" w:rsidRDefault="009E2518" w:rsidP="009E2518">
      <w:pPr>
        <w:rPr>
          <w:b/>
          <w:bCs/>
        </w:rPr>
      </w:pPr>
      <w:r w:rsidRPr="007B4513">
        <w:t xml:space="preserve">Calcium-mediated </w:t>
      </w:r>
      <w:proofErr w:type="spellStart"/>
      <w:r w:rsidRPr="007B4513">
        <w:t>signaling</w:t>
      </w:r>
      <w:proofErr w:type="spellEnd"/>
      <w:r w:rsidRPr="00937B0B">
        <w:rPr>
          <w:b/>
          <w:bCs/>
        </w:rPr>
        <w:t xml:space="preserve"> (GO:0019722)</w:t>
      </w:r>
    </w:p>
    <w:p w14:paraId="3838F813" w14:textId="77777777" w:rsidR="009E2518" w:rsidRPr="00937B0B" w:rsidRDefault="009E2518" w:rsidP="009E2518">
      <w:pPr>
        <w:rPr>
          <w:b/>
          <w:bCs/>
        </w:rPr>
      </w:pPr>
      <w:r w:rsidRPr="007B4513">
        <w:t>Kinase binding (</w:t>
      </w:r>
      <w:r w:rsidRPr="00937B0B">
        <w:rPr>
          <w:b/>
          <w:bCs/>
        </w:rPr>
        <w:t>GO:0019900)</w:t>
      </w:r>
    </w:p>
    <w:p w14:paraId="7C91C857" w14:textId="77777777" w:rsidR="009E2518" w:rsidRPr="007B4513" w:rsidRDefault="009E2518" w:rsidP="009E2518">
      <w:r w:rsidRPr="007B4513">
        <w:t>No kinase domain (confirms it is not a CIPK)</w:t>
      </w:r>
    </w:p>
    <w:p w14:paraId="7FBFB0D5" w14:textId="77777777" w:rsidR="009E2518" w:rsidRDefault="009E2518" w:rsidP="009E2518">
      <w:r w:rsidRPr="007B4513">
        <w:t>No unrelated functional domains</w:t>
      </w:r>
    </w:p>
    <w:p w14:paraId="77EFC5B3" w14:textId="77777777" w:rsidR="009E2518" w:rsidRPr="00DF332B" w:rsidRDefault="009E2518" w:rsidP="009E2518">
      <w:r w:rsidRPr="00DF332B">
        <w:t>Domain architecture supports classification as a bona fide CBL protein.</w:t>
      </w:r>
    </w:p>
    <w:p w14:paraId="44805AA4" w14:textId="77777777" w:rsidR="009E2518" w:rsidRDefault="009E2518" w:rsidP="009E2518">
      <w:r w:rsidRPr="00DF332B">
        <w:t xml:space="preserve">The buckwheat protein Fes_sc0005868.1.9000004.aua.1 is identified as a putative CBL8 homolog based on strong </w:t>
      </w:r>
      <w:proofErr w:type="spellStart"/>
      <w:r w:rsidRPr="00DF332B">
        <w:t>BLASTp</w:t>
      </w:r>
      <w:proofErr w:type="spellEnd"/>
      <w:r w:rsidRPr="00DF332B">
        <w:t xml:space="preserve"> similarity to Arabidopsis thaliana CBL8 and the presence of conserved EF-hand calcium-binding domains confirmed by </w:t>
      </w:r>
      <w:proofErr w:type="spellStart"/>
      <w:r w:rsidRPr="00DF332B">
        <w:t>InterProScan</w:t>
      </w:r>
      <w:proofErr w:type="spellEnd"/>
      <w:r w:rsidRPr="00DF332B">
        <w:t>.</w:t>
      </w:r>
    </w:p>
    <w:p w14:paraId="436DD938" w14:textId="77777777" w:rsidR="00921790" w:rsidRDefault="00921790" w:rsidP="009E2518"/>
    <w:p w14:paraId="0893B959" w14:textId="77777777" w:rsidR="00921790" w:rsidRPr="00DF332B" w:rsidRDefault="00921790" w:rsidP="009E2518"/>
    <w:p w14:paraId="78D76847" w14:textId="77777777" w:rsidR="00921790" w:rsidRPr="00E62ACA" w:rsidRDefault="00921790" w:rsidP="00921790">
      <w:pPr>
        <w:rPr>
          <w:b/>
          <w:bCs/>
        </w:rPr>
      </w:pPr>
      <w:r w:rsidRPr="00E62ACA">
        <w:rPr>
          <w:b/>
          <w:bCs/>
        </w:rPr>
        <w:t>Step 15:</w:t>
      </w:r>
      <w:r>
        <w:rPr>
          <w:b/>
          <w:bCs/>
        </w:rPr>
        <w:t xml:space="preserve"> </w:t>
      </w:r>
    </w:p>
    <w:p w14:paraId="7AC86519" w14:textId="77777777" w:rsidR="00921790" w:rsidRPr="00DC3B09" w:rsidRDefault="00921790" w:rsidP="00921790">
      <w:pPr>
        <w:rPr>
          <w:b/>
          <w:bCs/>
          <w:i/>
          <w:iCs/>
        </w:rPr>
      </w:pPr>
      <w:proofErr w:type="spellStart"/>
      <w:r w:rsidRPr="00DC3B09">
        <w:rPr>
          <w:b/>
          <w:bCs/>
          <w:i/>
          <w:iCs/>
        </w:rPr>
        <w:t>BLASTp</w:t>
      </w:r>
      <w:proofErr w:type="spellEnd"/>
      <w:r w:rsidRPr="00DC3B09">
        <w:rPr>
          <w:b/>
          <w:bCs/>
          <w:i/>
          <w:iCs/>
        </w:rPr>
        <w:t xml:space="preserve"> homology identification and domain validation of CBL9</w:t>
      </w:r>
    </w:p>
    <w:p w14:paraId="74DB7347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Reference sequence used</w:t>
      </w:r>
    </w:p>
    <w:p w14:paraId="21E26D18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Protein: </w:t>
      </w:r>
      <w:r w:rsidRPr="00AA6364">
        <w:t>Calcineurin B-like protein 9 (CBL9)</w:t>
      </w:r>
    </w:p>
    <w:p w14:paraId="068006C4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Species: </w:t>
      </w:r>
      <w:r w:rsidRPr="00AA6364">
        <w:t>Arabidopsis thaliana</w:t>
      </w:r>
    </w:p>
    <w:p w14:paraId="789046E5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Accession: </w:t>
      </w:r>
      <w:r w:rsidRPr="00AA6364">
        <w:t>AED95471.1</w:t>
      </w:r>
    </w:p>
    <w:p w14:paraId="51FCBA26" w14:textId="77777777" w:rsidR="00921790" w:rsidRPr="00AA6364" w:rsidRDefault="00921790" w:rsidP="00921790">
      <w:r w:rsidRPr="00DC3B09">
        <w:rPr>
          <w:b/>
          <w:bCs/>
          <w:i/>
          <w:iCs/>
        </w:rPr>
        <w:t xml:space="preserve">Length: </w:t>
      </w:r>
      <w:r w:rsidRPr="00AA6364">
        <w:t>213 amino acids</w:t>
      </w:r>
    </w:p>
    <w:p w14:paraId="677E207D" w14:textId="77777777" w:rsidR="00921790" w:rsidRPr="004A3206" w:rsidRDefault="00921790" w:rsidP="00921790">
      <w:r w:rsidRPr="004A3206">
        <w:t xml:space="preserve">The Arabidopsis CBL9 protein sequence was used as a query for </w:t>
      </w:r>
      <w:proofErr w:type="spellStart"/>
      <w:r w:rsidRPr="004A3206">
        <w:t>BLASTp</w:t>
      </w:r>
      <w:proofErr w:type="spellEnd"/>
      <w:r w:rsidRPr="004A3206">
        <w:t xml:space="preserve"> analysis against the buckwheat predicted proteome (FES_1.0.pep) to identify homologous sequences.</w:t>
      </w:r>
    </w:p>
    <w:p w14:paraId="6CB14FB2" w14:textId="77777777" w:rsidR="00921790" w:rsidRPr="00DC3B09" w:rsidRDefault="00921790" w:rsidP="00921790">
      <w:pPr>
        <w:rPr>
          <w:b/>
          <w:bCs/>
          <w:i/>
          <w:iCs/>
        </w:rPr>
      </w:pPr>
      <w:proofErr w:type="spellStart"/>
      <w:r w:rsidRPr="00DC3B09">
        <w:rPr>
          <w:b/>
          <w:bCs/>
          <w:i/>
          <w:iCs/>
        </w:rPr>
        <w:t>BLASTp</w:t>
      </w:r>
      <w:proofErr w:type="spellEnd"/>
      <w:r w:rsidRPr="00DC3B09">
        <w:rPr>
          <w:b/>
          <w:bCs/>
          <w:i/>
          <w:iCs/>
        </w:rPr>
        <w:t xml:space="preserve"> homology analysis</w:t>
      </w:r>
    </w:p>
    <w:p w14:paraId="694B5C45" w14:textId="77777777" w:rsidR="00921790" w:rsidRPr="00E71E7C" w:rsidRDefault="00921790" w:rsidP="00921790">
      <w:proofErr w:type="spellStart"/>
      <w:r w:rsidRPr="00E71E7C">
        <w:t>BLASTp</w:t>
      </w:r>
      <w:proofErr w:type="spellEnd"/>
      <w:r w:rsidRPr="00E71E7C">
        <w:t xml:space="preserve"> search results revealed a highly significant match between the Arabidopsis CBL9 sequence and a predicted buckwheat protein:</w:t>
      </w:r>
    </w:p>
    <w:p w14:paraId="0B1F9F9B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Buckwheat protein ID: </w:t>
      </w:r>
      <w:r w:rsidRPr="00F059A3">
        <w:t>Fes_sc0001617.1.g000017.aua.1</w:t>
      </w:r>
    </w:p>
    <w:p w14:paraId="573ABD4C" w14:textId="77777777" w:rsidR="00921790" w:rsidRPr="008E07D5" w:rsidRDefault="00921790" w:rsidP="00921790">
      <w:r w:rsidRPr="00DC3B09">
        <w:rPr>
          <w:b/>
          <w:bCs/>
          <w:i/>
          <w:iCs/>
        </w:rPr>
        <w:t xml:space="preserve">Query coverage: </w:t>
      </w:r>
      <w:r w:rsidRPr="008E07D5">
        <w:t>100%</w:t>
      </w:r>
    </w:p>
    <w:p w14:paraId="037CEB19" w14:textId="77777777" w:rsidR="00921790" w:rsidRPr="008E07D5" w:rsidRDefault="00921790" w:rsidP="00921790">
      <w:r w:rsidRPr="00DC3B09">
        <w:rPr>
          <w:b/>
          <w:bCs/>
          <w:i/>
          <w:iCs/>
        </w:rPr>
        <w:t xml:space="preserve">Sequence identity: </w:t>
      </w:r>
      <w:r w:rsidRPr="008E07D5">
        <w:t>79%</w:t>
      </w:r>
    </w:p>
    <w:p w14:paraId="6A53D36E" w14:textId="77777777" w:rsidR="00921790" w:rsidRPr="008E07D5" w:rsidRDefault="00921790" w:rsidP="00921790">
      <w:pPr>
        <w:rPr>
          <w:i/>
          <w:iCs/>
        </w:rPr>
      </w:pPr>
      <w:r w:rsidRPr="00DC3B09">
        <w:rPr>
          <w:b/>
          <w:bCs/>
          <w:i/>
          <w:iCs/>
        </w:rPr>
        <w:t xml:space="preserve">Positive residues: </w:t>
      </w:r>
      <w:r w:rsidRPr="008E07D5">
        <w:rPr>
          <w:i/>
          <w:iCs/>
        </w:rPr>
        <w:t>90%</w:t>
      </w:r>
    </w:p>
    <w:p w14:paraId="2CE30964" w14:textId="77777777" w:rsidR="00921790" w:rsidRPr="008E07D5" w:rsidRDefault="00921790" w:rsidP="00921790">
      <w:r w:rsidRPr="00DC3B09">
        <w:rPr>
          <w:b/>
          <w:bCs/>
          <w:i/>
          <w:iCs/>
        </w:rPr>
        <w:lastRenderedPageBreak/>
        <w:t xml:space="preserve">E-value: </w:t>
      </w:r>
      <w:r w:rsidRPr="008E07D5">
        <w:t>1e-124</w:t>
      </w:r>
    </w:p>
    <w:p w14:paraId="1CEC006C" w14:textId="77777777" w:rsidR="00921790" w:rsidRPr="008E07D5" w:rsidRDefault="00921790" w:rsidP="00921790">
      <w:r w:rsidRPr="008E07D5">
        <w:t>The alignment showed no gaps, indicating strong sequence conservation across the full protein length. Such high identity and extremely low E-value confirm that the identified buckwheat protein is a true homolog of Arabidopsis CBL9.</w:t>
      </w:r>
    </w:p>
    <w:p w14:paraId="24D8E077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Conserved domain and family validation (</w:t>
      </w:r>
      <w:proofErr w:type="spellStart"/>
      <w:r w:rsidRPr="00DC3B09">
        <w:rPr>
          <w:b/>
          <w:bCs/>
          <w:i/>
          <w:iCs/>
        </w:rPr>
        <w:t>InterProScan</w:t>
      </w:r>
      <w:proofErr w:type="spellEnd"/>
      <w:r w:rsidRPr="00DC3B09">
        <w:rPr>
          <w:b/>
          <w:bCs/>
          <w:i/>
          <w:iCs/>
        </w:rPr>
        <w:t>)</w:t>
      </w:r>
    </w:p>
    <w:p w14:paraId="2F27F5AC" w14:textId="77777777" w:rsidR="00921790" w:rsidRPr="00FB4687" w:rsidRDefault="00921790" w:rsidP="00921790">
      <w:proofErr w:type="spellStart"/>
      <w:r w:rsidRPr="00FB4687">
        <w:t>InterProScan</w:t>
      </w:r>
      <w:proofErr w:type="spellEnd"/>
      <w:r w:rsidRPr="00FB4687">
        <w:t xml:space="preserve"> analysis of the buckwheat candidate protein (213 aa) confirmed its classification as a Calcineurin B-like protein, with the following key features:</w:t>
      </w:r>
    </w:p>
    <w:p w14:paraId="2B08830E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Protein family:</w:t>
      </w:r>
    </w:p>
    <w:p w14:paraId="00987313" w14:textId="77777777" w:rsidR="00921790" w:rsidRPr="00FB4687" w:rsidRDefault="00921790" w:rsidP="00921790">
      <w:r w:rsidRPr="00FB4687">
        <w:t>Calcineurin B-like (CBL) family</w:t>
      </w:r>
    </w:p>
    <w:p w14:paraId="73836236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Calcium-binding domains:</w:t>
      </w:r>
    </w:p>
    <w:p w14:paraId="125BA84F" w14:textId="77777777" w:rsidR="00921790" w:rsidRPr="00FB4687" w:rsidRDefault="00921790" w:rsidP="00921790">
      <w:r w:rsidRPr="00FB4687">
        <w:t>Multiple EF-hand motifs detected</w:t>
      </w:r>
    </w:p>
    <w:p w14:paraId="615492EC" w14:textId="77777777" w:rsidR="00921790" w:rsidRPr="00FB4687" w:rsidRDefault="00921790" w:rsidP="00921790">
      <w:r w:rsidRPr="00FB4687">
        <w:t>EF-hand domains spanning conserved regions of the sequence</w:t>
      </w:r>
    </w:p>
    <w:p w14:paraId="049558BB" w14:textId="77777777" w:rsidR="00921790" w:rsidRPr="00FB4687" w:rsidRDefault="00921790" w:rsidP="00921790">
      <w:r w:rsidRPr="00FB4687">
        <w:t>EF-hand domain pair (IPR011992)</w:t>
      </w:r>
    </w:p>
    <w:p w14:paraId="7079AE1C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Functional signatures:</w:t>
      </w:r>
    </w:p>
    <w:p w14:paraId="07196083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Recoverin-like calcium-binding signature (PRINTS: RECOVERIN)</w:t>
      </w:r>
    </w:p>
    <w:p w14:paraId="73982A46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PFAM domains: EF-hand_7 and EF-hand variants</w:t>
      </w:r>
    </w:p>
    <w:p w14:paraId="2F9AB179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PANTHER classification: </w:t>
      </w:r>
      <w:r w:rsidRPr="00894872">
        <w:t>CALCINEURIN B-like proteins</w:t>
      </w:r>
    </w:p>
    <w:p w14:paraId="5C97341D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>Gene Ontology (GO) annotations:</w:t>
      </w:r>
    </w:p>
    <w:p w14:paraId="2FB72F7A" w14:textId="77777777" w:rsidR="00921790" w:rsidRPr="007B1415" w:rsidRDefault="00921790" w:rsidP="00921790">
      <w:r w:rsidRPr="00DC3B09">
        <w:rPr>
          <w:b/>
          <w:bCs/>
          <w:i/>
          <w:iCs/>
        </w:rPr>
        <w:t xml:space="preserve">Calcium ion binding </w:t>
      </w:r>
      <w:r w:rsidRPr="007B1415">
        <w:t>(GO:0005509)</w:t>
      </w:r>
    </w:p>
    <w:p w14:paraId="21A5273A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Calcium-mediated </w:t>
      </w:r>
      <w:proofErr w:type="spellStart"/>
      <w:r w:rsidRPr="00DC3B09">
        <w:rPr>
          <w:b/>
          <w:bCs/>
          <w:i/>
          <w:iCs/>
        </w:rPr>
        <w:t>signaling</w:t>
      </w:r>
      <w:proofErr w:type="spellEnd"/>
      <w:r w:rsidRPr="00DC3B09">
        <w:rPr>
          <w:b/>
          <w:bCs/>
          <w:i/>
          <w:iCs/>
        </w:rPr>
        <w:t xml:space="preserve"> </w:t>
      </w:r>
      <w:r w:rsidRPr="007B1415">
        <w:t>(GO:0019722)</w:t>
      </w:r>
    </w:p>
    <w:p w14:paraId="57DE8F9F" w14:textId="77777777" w:rsidR="00921790" w:rsidRPr="00DC3B09" w:rsidRDefault="00921790" w:rsidP="00921790">
      <w:pPr>
        <w:rPr>
          <w:b/>
          <w:bCs/>
          <w:i/>
          <w:iCs/>
        </w:rPr>
      </w:pPr>
      <w:r w:rsidRPr="00DC3B09">
        <w:rPr>
          <w:b/>
          <w:bCs/>
          <w:i/>
          <w:iCs/>
        </w:rPr>
        <w:t xml:space="preserve">Kinase binding </w:t>
      </w:r>
      <w:r w:rsidRPr="007B1415">
        <w:t>(GO:0019900)</w:t>
      </w:r>
    </w:p>
    <w:p w14:paraId="10389F68" w14:textId="77777777" w:rsidR="00921790" w:rsidRPr="00E30E71" w:rsidRDefault="00921790" w:rsidP="00921790">
      <w:r w:rsidRPr="00E30E71">
        <w:t>These conserved domains are characteristic of plant CBL proteins and are essential for Ca²⁺ sensing and interaction with CIPK kinases</w:t>
      </w:r>
      <w:r>
        <w:t>.</w:t>
      </w:r>
    </w:p>
    <w:p w14:paraId="674807AF" w14:textId="77777777" w:rsidR="00921790" w:rsidRPr="002608D7" w:rsidRDefault="00921790" w:rsidP="00921790">
      <w:r w:rsidRPr="002608D7">
        <w:t xml:space="preserve">Based on strong </w:t>
      </w:r>
      <w:proofErr w:type="spellStart"/>
      <w:r w:rsidRPr="002608D7">
        <w:t>BLASTp</w:t>
      </w:r>
      <w:proofErr w:type="spellEnd"/>
      <w:r w:rsidRPr="002608D7">
        <w:t xml:space="preserve"> homology, full-length sequence conservation, and the presence of characteristic EF-hand calcium-binding domains, the predicted buckwheat protein Fes_sc0001617.1.g000017.aua.1 was confidently identified as a Calcineurin B-like protein 9 (CBL9) homolog.</w:t>
      </w:r>
    </w:p>
    <w:p w14:paraId="515BB989" w14:textId="77777777" w:rsidR="00921790" w:rsidRPr="002608D7" w:rsidRDefault="00921790" w:rsidP="00921790">
      <w:r w:rsidRPr="002608D7">
        <w:t>This confirms the successful identification and functional validation of CBL9 in buckwheat.</w:t>
      </w:r>
    </w:p>
    <w:p w14:paraId="46E9AB5D" w14:textId="77777777" w:rsidR="00921790" w:rsidRDefault="00921790" w:rsidP="00921790">
      <w:pPr>
        <w:rPr>
          <w:b/>
          <w:bCs/>
          <w:i/>
          <w:iCs/>
        </w:rPr>
      </w:pPr>
    </w:p>
    <w:p w14:paraId="0FD43873" w14:textId="77777777" w:rsidR="00162B57" w:rsidRDefault="00162B57" w:rsidP="00162B5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16: </w:t>
      </w:r>
    </w:p>
    <w:p w14:paraId="5B864DCF" w14:textId="77777777" w:rsidR="00162B57" w:rsidRPr="00ED7BBC" w:rsidRDefault="00162B57" w:rsidP="00162B57">
      <w:pPr>
        <w:rPr>
          <w:b/>
          <w:bCs/>
          <w:i/>
          <w:iCs/>
        </w:rPr>
      </w:pPr>
      <w:proofErr w:type="spellStart"/>
      <w:r w:rsidRPr="00ED7BBC">
        <w:rPr>
          <w:b/>
          <w:bCs/>
          <w:i/>
          <w:iCs/>
        </w:rPr>
        <w:t>BLASTp</w:t>
      </w:r>
      <w:proofErr w:type="spellEnd"/>
      <w:r w:rsidRPr="00ED7BBC">
        <w:rPr>
          <w:b/>
          <w:bCs/>
          <w:i/>
          <w:iCs/>
        </w:rPr>
        <w:t xml:space="preserve"> homology identification and domain validation of CBL10</w:t>
      </w:r>
    </w:p>
    <w:p w14:paraId="4A63DEF8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Reference sequence used</w:t>
      </w:r>
    </w:p>
    <w:p w14:paraId="746DAD4D" w14:textId="77777777" w:rsidR="00162B57" w:rsidRPr="00F1106E" w:rsidRDefault="00162B57" w:rsidP="00162B57">
      <w:r w:rsidRPr="00ED7BBC">
        <w:rPr>
          <w:b/>
          <w:bCs/>
          <w:i/>
          <w:iCs/>
        </w:rPr>
        <w:t xml:space="preserve">Protein: </w:t>
      </w:r>
      <w:r w:rsidRPr="00F1106E">
        <w:t>Calcineurin B-like protein 10 (CBL10)</w:t>
      </w:r>
    </w:p>
    <w:p w14:paraId="2E9E61AE" w14:textId="77777777" w:rsidR="00162B57" w:rsidRPr="00F1106E" w:rsidRDefault="00162B57" w:rsidP="00162B57">
      <w:r w:rsidRPr="00ED7BBC">
        <w:rPr>
          <w:b/>
          <w:bCs/>
          <w:i/>
          <w:iCs/>
        </w:rPr>
        <w:lastRenderedPageBreak/>
        <w:t xml:space="preserve">Species: </w:t>
      </w:r>
      <w:r w:rsidRPr="00F1106E">
        <w:t>Arabidopsis thaliana</w:t>
      </w:r>
    </w:p>
    <w:p w14:paraId="0D1609A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Accession: </w:t>
      </w:r>
      <w:r w:rsidRPr="00F1106E">
        <w:t>AEE86156.1</w:t>
      </w:r>
    </w:p>
    <w:p w14:paraId="217E3E44" w14:textId="77777777" w:rsidR="00162B57" w:rsidRPr="00F1106E" w:rsidRDefault="00162B57" w:rsidP="00162B57">
      <w:r w:rsidRPr="00ED7BBC">
        <w:rPr>
          <w:b/>
          <w:bCs/>
          <w:i/>
          <w:iCs/>
        </w:rPr>
        <w:t xml:space="preserve">Length: </w:t>
      </w:r>
      <w:r w:rsidRPr="00F1106E">
        <w:t>256 amino acids</w:t>
      </w:r>
    </w:p>
    <w:p w14:paraId="1C65DE43" w14:textId="2D2EE7FB" w:rsidR="00162B57" w:rsidRPr="00162B57" w:rsidRDefault="00162B57" w:rsidP="00162B57">
      <w:r w:rsidRPr="00F1106E">
        <w:t xml:space="preserve">This sequence was used as the query for </w:t>
      </w:r>
      <w:proofErr w:type="spellStart"/>
      <w:r w:rsidRPr="00F1106E">
        <w:t>BLASTp</w:t>
      </w:r>
      <w:proofErr w:type="spellEnd"/>
      <w:r w:rsidRPr="00F1106E">
        <w:t xml:space="preserve"> analysis against the Buckwheat Genome Database (BGDB).</w:t>
      </w:r>
    </w:p>
    <w:p w14:paraId="0B0C6EE9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 </w:t>
      </w:r>
      <w:proofErr w:type="spellStart"/>
      <w:r w:rsidRPr="00ED7BBC">
        <w:rPr>
          <w:b/>
          <w:bCs/>
          <w:i/>
          <w:iCs/>
        </w:rPr>
        <w:t>BLASTp</w:t>
      </w:r>
      <w:proofErr w:type="spellEnd"/>
      <w:r w:rsidRPr="00ED7BBC">
        <w:rPr>
          <w:b/>
          <w:bCs/>
          <w:i/>
          <w:iCs/>
        </w:rPr>
        <w:t xml:space="preserve"> analysis against buckwheat genome</w:t>
      </w:r>
    </w:p>
    <w:p w14:paraId="77079E75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Database: </w:t>
      </w:r>
      <w:r w:rsidRPr="00F40781">
        <w:t>Fagopyrum esculentum (buckwheat) predicted proteins</w:t>
      </w:r>
    </w:p>
    <w:p w14:paraId="7A56E915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Search program: </w:t>
      </w:r>
      <w:proofErr w:type="spellStart"/>
      <w:r w:rsidRPr="00F40781">
        <w:t>BLASTp</w:t>
      </w:r>
      <w:proofErr w:type="spellEnd"/>
    </w:p>
    <w:p w14:paraId="7338D11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Top hit:</w:t>
      </w:r>
    </w:p>
    <w:p w14:paraId="65BB9443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Buckwheat protein ID</w:t>
      </w:r>
      <w:r w:rsidRPr="00F40781">
        <w:t>: Fes_sc0001617.1.9000017.aua.1</w:t>
      </w:r>
    </w:p>
    <w:p w14:paraId="6833ADDF" w14:textId="77777777" w:rsidR="00162B57" w:rsidRPr="00F40781" w:rsidRDefault="00162B57" w:rsidP="00162B57">
      <w:r w:rsidRPr="00ED7BBC">
        <w:rPr>
          <w:b/>
          <w:bCs/>
          <w:i/>
          <w:iCs/>
        </w:rPr>
        <w:t xml:space="preserve">Protein length: </w:t>
      </w:r>
      <w:r w:rsidRPr="00F40781">
        <w:t>213 amino acids</w:t>
      </w:r>
    </w:p>
    <w:p w14:paraId="21A2348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E-value: </w:t>
      </w:r>
      <w:r>
        <w:rPr>
          <w:b/>
          <w:bCs/>
          <w:i/>
          <w:iCs/>
        </w:rPr>
        <w:t>8e-80</w:t>
      </w:r>
    </w:p>
    <w:p w14:paraId="66C6FEA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Sequence identity: </w:t>
      </w:r>
      <w:r>
        <w:rPr>
          <w:b/>
          <w:bCs/>
          <w:i/>
          <w:iCs/>
        </w:rPr>
        <w:t>56%</w:t>
      </w:r>
    </w:p>
    <w:p w14:paraId="7B2543E8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Positives: </w:t>
      </w:r>
      <w:r>
        <w:rPr>
          <w:b/>
          <w:bCs/>
          <w:i/>
          <w:iCs/>
        </w:rPr>
        <w:t>76</w:t>
      </w:r>
      <w:r w:rsidRPr="00ED7BBC">
        <w:rPr>
          <w:b/>
          <w:bCs/>
          <w:i/>
          <w:iCs/>
        </w:rPr>
        <w:t>%</w:t>
      </w:r>
    </w:p>
    <w:p w14:paraId="5FAB0E4B" w14:textId="77777777" w:rsidR="00162B57" w:rsidRPr="00070920" w:rsidRDefault="00162B57" w:rsidP="00162B57">
      <w:r w:rsidRPr="00070920">
        <w:t>The extremely low E-value and high sequence identity confirm that this buckwheat protein is a true homolog of Arabidopsis CBL10.</w:t>
      </w:r>
    </w:p>
    <w:p w14:paraId="40504C8E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 xml:space="preserve"> Conserved domain analysis (</w:t>
      </w:r>
      <w:proofErr w:type="spellStart"/>
      <w:r w:rsidRPr="00ED7BBC">
        <w:rPr>
          <w:b/>
          <w:bCs/>
          <w:i/>
          <w:iCs/>
        </w:rPr>
        <w:t>InterProScan</w:t>
      </w:r>
      <w:proofErr w:type="spellEnd"/>
      <w:r w:rsidRPr="00ED7BBC">
        <w:rPr>
          <w:b/>
          <w:bCs/>
          <w:i/>
          <w:iCs/>
        </w:rPr>
        <w:t>)</w:t>
      </w:r>
    </w:p>
    <w:p w14:paraId="6395C058" w14:textId="77777777" w:rsidR="00162B57" w:rsidRPr="00806368" w:rsidRDefault="00162B57" w:rsidP="00162B57">
      <w:proofErr w:type="spellStart"/>
      <w:r w:rsidRPr="00806368">
        <w:t>InterProScan</w:t>
      </w:r>
      <w:proofErr w:type="spellEnd"/>
      <w:r w:rsidRPr="00806368">
        <w:t xml:space="preserve"> analysis of the buckwheat protein (Fes_sc0001617.1.9000017.aua.1) revealed:</w:t>
      </w:r>
    </w:p>
    <w:p w14:paraId="0300EB3B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Major domain features</w:t>
      </w:r>
    </w:p>
    <w:p w14:paraId="554CE231" w14:textId="77777777" w:rsidR="00162B57" w:rsidRPr="00806368" w:rsidRDefault="00162B57" w:rsidP="00162B57">
      <w:r w:rsidRPr="00806368">
        <w:t>EF-hand calcium-binding domains</w:t>
      </w:r>
    </w:p>
    <w:p w14:paraId="018E4EA5" w14:textId="77777777" w:rsidR="00162B57" w:rsidRPr="00806368" w:rsidRDefault="00162B57" w:rsidP="00162B57">
      <w:r w:rsidRPr="00806368">
        <w:t>EF-hand domain (IPR002048)</w:t>
      </w:r>
    </w:p>
    <w:p w14:paraId="4B6BB614" w14:textId="77777777" w:rsidR="00162B57" w:rsidRPr="00806368" w:rsidRDefault="00162B57" w:rsidP="00162B57">
      <w:r w:rsidRPr="00806368">
        <w:t>EF-hand domain pair (IPR011992)</w:t>
      </w:r>
    </w:p>
    <w:p w14:paraId="7E350890" w14:textId="77777777" w:rsidR="00162B57" w:rsidRPr="00806368" w:rsidRDefault="00162B57" w:rsidP="00162B57">
      <w:r w:rsidRPr="00806368">
        <w:t>EF-hand 1 calcium-binding site (IPR018247)</w:t>
      </w:r>
    </w:p>
    <w:p w14:paraId="539665D0" w14:textId="77777777" w:rsidR="00162B57" w:rsidRPr="00806368" w:rsidRDefault="00162B57" w:rsidP="00162B57">
      <w:r w:rsidRPr="00806368">
        <w:t>Recoverin / Calcineurin B-like family signatures</w:t>
      </w:r>
    </w:p>
    <w:p w14:paraId="4BCCACC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Functional annotations</w:t>
      </w:r>
    </w:p>
    <w:p w14:paraId="060E6FA6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Molecular function:</w:t>
      </w:r>
    </w:p>
    <w:p w14:paraId="72DDDCBD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>Calcium ion binding</w:t>
      </w:r>
      <w:r w:rsidRPr="00ED7BBC">
        <w:rPr>
          <w:b/>
          <w:bCs/>
          <w:i/>
          <w:iCs/>
        </w:rPr>
        <w:t xml:space="preserve"> (GO:0005509)</w:t>
      </w:r>
    </w:p>
    <w:p w14:paraId="446A29A8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>Kinase binding (</w:t>
      </w:r>
      <w:r w:rsidRPr="00ED7BBC">
        <w:rPr>
          <w:b/>
          <w:bCs/>
          <w:i/>
          <w:iCs/>
        </w:rPr>
        <w:t>GO:0019900)</w:t>
      </w:r>
    </w:p>
    <w:p w14:paraId="37CCFA8F" w14:textId="77777777" w:rsidR="00162B57" w:rsidRPr="00ED7BBC" w:rsidRDefault="00162B57" w:rsidP="00162B57">
      <w:pPr>
        <w:rPr>
          <w:b/>
          <w:bCs/>
          <w:i/>
          <w:iCs/>
        </w:rPr>
      </w:pPr>
      <w:r w:rsidRPr="00ED7BBC">
        <w:rPr>
          <w:b/>
          <w:bCs/>
          <w:i/>
          <w:iCs/>
        </w:rPr>
        <w:t>Biological process:</w:t>
      </w:r>
    </w:p>
    <w:p w14:paraId="4DB50256" w14:textId="77777777" w:rsidR="00162B57" w:rsidRPr="00ED7BBC" w:rsidRDefault="00162B57" w:rsidP="00162B57">
      <w:pPr>
        <w:rPr>
          <w:b/>
          <w:bCs/>
          <w:i/>
          <w:iCs/>
        </w:rPr>
      </w:pPr>
      <w:r w:rsidRPr="000800F2">
        <w:t xml:space="preserve">Calcium-mediated </w:t>
      </w:r>
      <w:proofErr w:type="spellStart"/>
      <w:r w:rsidRPr="000800F2">
        <w:t>signaling</w:t>
      </w:r>
      <w:proofErr w:type="spellEnd"/>
      <w:r w:rsidRPr="00ED7BBC">
        <w:rPr>
          <w:b/>
          <w:bCs/>
          <w:i/>
          <w:iCs/>
        </w:rPr>
        <w:t xml:space="preserve"> (GO:0019722)</w:t>
      </w:r>
    </w:p>
    <w:p w14:paraId="34277489" w14:textId="77777777" w:rsidR="00162B57" w:rsidRPr="004B0F7A" w:rsidRDefault="00162B57" w:rsidP="00162B57">
      <w:r w:rsidRPr="001C34C1">
        <w:lastRenderedPageBreak/>
        <w:t>Multiple EF-hand annotations (EF-hand, EF-hand-2, EF-hand-7) originate from different member databases (P</w:t>
      </w:r>
      <w:r>
        <w:t>FAM</w:t>
      </w:r>
      <w:r w:rsidRPr="001C34C1">
        <w:t>, SMART, PRINTS, Panther) but collectively represent the conserved EF-hand architecture typical of CBL proteins.</w:t>
      </w:r>
    </w:p>
    <w:p w14:paraId="68AE76B2" w14:textId="77777777" w:rsidR="00162B57" w:rsidRPr="004B0F7A" w:rsidRDefault="00162B57" w:rsidP="00162B57">
      <w:proofErr w:type="spellStart"/>
      <w:r w:rsidRPr="004B0F7A">
        <w:t>BLASTp</w:t>
      </w:r>
      <w:proofErr w:type="spellEnd"/>
      <w:r w:rsidRPr="004B0F7A">
        <w:t xml:space="preserve"> homology analysis combined with conserved domain identification confirms that Fes_sc0001617.1.9000017.aua.1 encodes a calcineurin B-like protein (CBL10 homolog) in buckwheat. The presence of multiple EF-hand calcium-binding motifs and its classification within the CBL family strongly support its role as a calcium sensor involved in calcium-mediated </w:t>
      </w:r>
      <w:proofErr w:type="spellStart"/>
      <w:r w:rsidRPr="004B0F7A">
        <w:t>signaling</w:t>
      </w:r>
      <w:proofErr w:type="spellEnd"/>
      <w:r w:rsidRPr="004B0F7A">
        <w:t xml:space="preserve"> pathways.</w:t>
      </w:r>
    </w:p>
    <w:p w14:paraId="48D738E9" w14:textId="77777777" w:rsidR="00921790" w:rsidRDefault="00921790" w:rsidP="00184D7D">
      <w:pPr>
        <w:rPr>
          <w:b/>
          <w:bCs/>
          <w:i/>
          <w:iCs/>
        </w:rPr>
      </w:pPr>
    </w:p>
    <w:p w14:paraId="32170E73" w14:textId="77777777" w:rsidR="007310DD" w:rsidRPr="005F0938" w:rsidRDefault="007310DD" w:rsidP="007310DD">
      <w:pPr>
        <w:rPr>
          <w:b/>
          <w:bCs/>
        </w:rPr>
      </w:pPr>
      <w:r w:rsidRPr="005F0938">
        <w:rPr>
          <w:b/>
          <w:bCs/>
        </w:rPr>
        <w:t xml:space="preserve">Step 17: </w:t>
      </w:r>
    </w:p>
    <w:p w14:paraId="39921510" w14:textId="77777777" w:rsidR="007310DD" w:rsidRPr="005F0938" w:rsidRDefault="007310DD" w:rsidP="007310DD">
      <w:pPr>
        <w:rPr>
          <w:b/>
          <w:bCs/>
        </w:rPr>
      </w:pPr>
      <w:proofErr w:type="spellStart"/>
      <w:r w:rsidRPr="005F0938">
        <w:rPr>
          <w:b/>
          <w:bCs/>
        </w:rPr>
        <w:t>BLASTp</w:t>
      </w:r>
      <w:proofErr w:type="spellEnd"/>
      <w:r w:rsidRPr="005F0938">
        <w:rPr>
          <w:b/>
          <w:bCs/>
        </w:rPr>
        <w:t xml:space="preserve"> homology identification and domain validation of CIPK1</w:t>
      </w:r>
    </w:p>
    <w:p w14:paraId="1F43A79F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>Reference protein</w:t>
      </w:r>
    </w:p>
    <w:p w14:paraId="01824D4A" w14:textId="77777777" w:rsidR="0029508A" w:rsidRPr="0094332F" w:rsidRDefault="0029508A" w:rsidP="0029508A">
      <w:r w:rsidRPr="0094332F">
        <w:rPr>
          <w:b/>
          <w:bCs/>
        </w:rPr>
        <w:t xml:space="preserve">Gene: </w:t>
      </w:r>
      <w:r w:rsidRPr="0094332F">
        <w:t>CIPK1</w:t>
      </w:r>
    </w:p>
    <w:p w14:paraId="7EDBD124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 xml:space="preserve">Species: </w:t>
      </w:r>
      <w:r w:rsidRPr="0094332F">
        <w:t>Arabidopsis thaliana</w:t>
      </w:r>
    </w:p>
    <w:p w14:paraId="51F35A4C" w14:textId="77777777" w:rsidR="0029508A" w:rsidRPr="0094332F" w:rsidRDefault="0029508A" w:rsidP="0029508A">
      <w:pPr>
        <w:rPr>
          <w:b/>
          <w:bCs/>
        </w:rPr>
      </w:pPr>
      <w:r w:rsidRPr="0094332F">
        <w:rPr>
          <w:b/>
          <w:bCs/>
        </w:rPr>
        <w:t xml:space="preserve">Accession: </w:t>
      </w:r>
      <w:r w:rsidRPr="0094332F">
        <w:t>AAG28776.1</w:t>
      </w:r>
    </w:p>
    <w:p w14:paraId="7FDC0387" w14:textId="77777777" w:rsidR="0029508A" w:rsidRPr="0094332F" w:rsidRDefault="0029508A" w:rsidP="0029508A">
      <w:r w:rsidRPr="0094332F">
        <w:rPr>
          <w:b/>
          <w:bCs/>
        </w:rPr>
        <w:t xml:space="preserve">Length: </w:t>
      </w:r>
      <w:r w:rsidRPr="0094332F">
        <w:t>444 aa</w:t>
      </w:r>
    </w:p>
    <w:p w14:paraId="1E7E1A69" w14:textId="36803DCA" w:rsidR="0029508A" w:rsidRDefault="0029508A" w:rsidP="0029508A">
      <w:pPr>
        <w:rPr>
          <w:b/>
          <w:bCs/>
        </w:rPr>
      </w:pPr>
      <w:r w:rsidRPr="0094332F">
        <w:rPr>
          <w:b/>
          <w:bCs/>
        </w:rPr>
        <w:t>Search approach</w:t>
      </w:r>
    </w:p>
    <w:p w14:paraId="1030536B" w14:textId="77777777" w:rsidR="00B7796F" w:rsidRPr="0094332F" w:rsidRDefault="00B7796F" w:rsidP="00B7796F">
      <w:r w:rsidRPr="0094332F">
        <w:t>AtCIPK1 protein sequence used as query</w:t>
      </w:r>
    </w:p>
    <w:p w14:paraId="28FCDE1B" w14:textId="77777777" w:rsidR="00B7796F" w:rsidRPr="0094332F" w:rsidRDefault="00B7796F" w:rsidP="00B7796F">
      <w:proofErr w:type="spellStart"/>
      <w:r w:rsidRPr="0094332F">
        <w:t>BLASTp</w:t>
      </w:r>
      <w:proofErr w:type="spellEnd"/>
      <w:r w:rsidRPr="0094332F">
        <w:t xml:space="preserve"> performed against buckwheat predicted proteome</w:t>
      </w:r>
    </w:p>
    <w:p w14:paraId="07E1680F" w14:textId="77777777" w:rsidR="00B7796F" w:rsidRPr="0094332F" w:rsidRDefault="00B7796F" w:rsidP="00B7796F">
      <w:r w:rsidRPr="0094332F">
        <w:t>(BGDB, FES_1.0.pep)</w:t>
      </w:r>
    </w:p>
    <w:p w14:paraId="27F03660" w14:textId="6D61CE67" w:rsidR="00691755" w:rsidRDefault="00B7796F" w:rsidP="00B7796F">
      <w:pPr>
        <w:rPr>
          <w:b/>
          <w:bCs/>
        </w:rPr>
      </w:pPr>
      <w:proofErr w:type="spellStart"/>
      <w:r w:rsidRPr="0094332F">
        <w:rPr>
          <w:b/>
          <w:bCs/>
        </w:rPr>
        <w:t>BLASTp</w:t>
      </w:r>
      <w:proofErr w:type="spellEnd"/>
      <w:r w:rsidRPr="0094332F">
        <w:rPr>
          <w:b/>
          <w:bCs/>
        </w:rPr>
        <w:t xml:space="preserve"> results</w:t>
      </w:r>
    </w:p>
    <w:p w14:paraId="7183CEFB" w14:textId="77777777" w:rsidR="00836AB6" w:rsidRPr="0094332F" w:rsidRDefault="00836AB6" w:rsidP="00836AB6">
      <w:r w:rsidRPr="0094332F">
        <w:rPr>
          <w:b/>
          <w:bCs/>
        </w:rPr>
        <w:t xml:space="preserve">Best hit: </w:t>
      </w:r>
      <w:r w:rsidRPr="0094332F">
        <w:t>Fes_sc0010474.1.</w:t>
      </w:r>
      <w:r>
        <w:t>g</w:t>
      </w:r>
      <w:r w:rsidRPr="0094332F">
        <w:t>000002.auf.1</w:t>
      </w:r>
    </w:p>
    <w:p w14:paraId="68A87A34" w14:textId="77777777" w:rsidR="00836AB6" w:rsidRPr="0094332F" w:rsidRDefault="00836AB6" w:rsidP="00836AB6">
      <w:r w:rsidRPr="0094332F">
        <w:rPr>
          <w:b/>
          <w:bCs/>
        </w:rPr>
        <w:t xml:space="preserve">Protein length: </w:t>
      </w:r>
      <w:r w:rsidRPr="0094332F">
        <w:t>432 aa</w:t>
      </w:r>
    </w:p>
    <w:p w14:paraId="22650305" w14:textId="77777777" w:rsidR="00836AB6" w:rsidRPr="0094332F" w:rsidRDefault="00836AB6" w:rsidP="00836AB6">
      <w:r w:rsidRPr="0094332F">
        <w:rPr>
          <w:b/>
          <w:bCs/>
        </w:rPr>
        <w:t xml:space="preserve">E-value: </w:t>
      </w:r>
      <w:r w:rsidRPr="0094332F">
        <w:t>0.0</w:t>
      </w:r>
    </w:p>
    <w:p w14:paraId="1831A066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 xml:space="preserve">Sequence identity: </w:t>
      </w:r>
      <w:r w:rsidRPr="0094332F">
        <w:t>6</w:t>
      </w:r>
      <w:r>
        <w:t>6</w:t>
      </w:r>
      <w:r w:rsidRPr="0094332F">
        <w:t>%</w:t>
      </w:r>
    </w:p>
    <w:p w14:paraId="42E32AC4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 xml:space="preserve">Positives: </w:t>
      </w:r>
      <w:r w:rsidRPr="0094332F">
        <w:t>80%</w:t>
      </w:r>
    </w:p>
    <w:p w14:paraId="1FEC8682" w14:textId="77777777" w:rsidR="00836AB6" w:rsidRPr="0094332F" w:rsidRDefault="00836AB6" w:rsidP="00836AB6">
      <w:pPr>
        <w:rPr>
          <w:b/>
          <w:bCs/>
        </w:rPr>
      </w:pPr>
      <w:r w:rsidRPr="0094332F">
        <w:rPr>
          <w:b/>
          <w:bCs/>
        </w:rPr>
        <w:t>Inference</w:t>
      </w:r>
    </w:p>
    <w:p w14:paraId="4FF0F2E1" w14:textId="77777777" w:rsidR="00836AB6" w:rsidRPr="0094332F" w:rsidRDefault="00836AB6" w:rsidP="00836AB6">
      <w:r w:rsidRPr="0094332F">
        <w:t>High sequence identity with Arabidopsis CIPK1</w:t>
      </w:r>
    </w:p>
    <w:p w14:paraId="69A290C8" w14:textId="77777777" w:rsidR="00836AB6" w:rsidRPr="0094332F" w:rsidRDefault="00836AB6" w:rsidP="00836AB6">
      <w:r w:rsidRPr="0094332F">
        <w:t>Near full-length alignment</w:t>
      </w:r>
    </w:p>
    <w:p w14:paraId="1C9929D7" w14:textId="77777777" w:rsidR="00836AB6" w:rsidRPr="0094332F" w:rsidRDefault="00836AB6" w:rsidP="00836AB6">
      <w:r w:rsidRPr="0094332F">
        <w:t xml:space="preserve">Indicates strong </w:t>
      </w:r>
      <w:proofErr w:type="spellStart"/>
      <w:r w:rsidRPr="0094332F">
        <w:t>orthology</w:t>
      </w:r>
      <w:proofErr w:type="spellEnd"/>
      <w:r w:rsidRPr="0094332F">
        <w:t xml:space="preserve"> between Arabidopsis and buckwheat CIPK1</w:t>
      </w:r>
    </w:p>
    <w:p w14:paraId="3AE6E723" w14:textId="77777777" w:rsidR="00836AB6" w:rsidRDefault="00836AB6" w:rsidP="00836AB6">
      <w:pPr>
        <w:rPr>
          <w:b/>
          <w:bCs/>
        </w:rPr>
      </w:pPr>
      <w:r w:rsidRPr="0094332F">
        <w:rPr>
          <w:b/>
          <w:bCs/>
        </w:rPr>
        <w:t>Domain validation (</w:t>
      </w:r>
      <w:proofErr w:type="spellStart"/>
      <w:r w:rsidRPr="0094332F">
        <w:rPr>
          <w:b/>
          <w:bCs/>
        </w:rPr>
        <w:t>InterProScan</w:t>
      </w:r>
      <w:proofErr w:type="spellEnd"/>
      <w:r w:rsidRPr="0094332F">
        <w:rPr>
          <w:b/>
          <w:bCs/>
        </w:rPr>
        <w:t>)</w:t>
      </w:r>
    </w:p>
    <w:p w14:paraId="0A3FFF9A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N-terminal domain</w:t>
      </w:r>
    </w:p>
    <w:p w14:paraId="543D6301" w14:textId="77777777" w:rsidR="00CD222E" w:rsidRPr="0094332F" w:rsidRDefault="00CD222E" w:rsidP="00CD222E">
      <w:r w:rsidRPr="0094332F">
        <w:t>Protein kinase domain</w:t>
      </w:r>
      <w:r w:rsidRPr="0094332F">
        <w:rPr>
          <w:b/>
          <w:bCs/>
        </w:rPr>
        <w:t xml:space="preserve"> </w:t>
      </w:r>
      <w:r w:rsidRPr="0094332F">
        <w:t>(PF00069 / IPR000719)</w:t>
      </w:r>
    </w:p>
    <w:p w14:paraId="520BEFB5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Serine/threonine kinase signatures</w:t>
      </w:r>
    </w:p>
    <w:p w14:paraId="2EF7E47F" w14:textId="77777777" w:rsidR="00CD222E" w:rsidRPr="0094332F" w:rsidRDefault="00CD222E" w:rsidP="00CD222E">
      <w:r w:rsidRPr="0094332F">
        <w:lastRenderedPageBreak/>
        <w:t>ATP-binding and catalytic motifs present</w:t>
      </w:r>
    </w:p>
    <w:p w14:paraId="7705ABA2" w14:textId="77777777" w:rsidR="00CD222E" w:rsidRPr="0094332F" w:rsidRDefault="00CD222E" w:rsidP="00CD222E">
      <w:r w:rsidRPr="0094332F">
        <w:t>Located at</w:t>
      </w:r>
      <w:r w:rsidRPr="0094332F">
        <w:rPr>
          <w:b/>
          <w:bCs/>
        </w:rPr>
        <w:t xml:space="preserve"> </w:t>
      </w:r>
      <w:r w:rsidRPr="0094332F">
        <w:t xml:space="preserve"> 8–263</w:t>
      </w:r>
      <w:r>
        <w:t>aa</w:t>
      </w:r>
    </w:p>
    <w:p w14:paraId="2F965B57" w14:textId="77777777" w:rsidR="00CD222E" w:rsidRPr="0094332F" w:rsidRDefault="00CD222E" w:rsidP="00CD222E">
      <w:pPr>
        <w:rPr>
          <w:b/>
          <w:bCs/>
        </w:rPr>
      </w:pPr>
      <w:r w:rsidRPr="0094332F">
        <w:rPr>
          <w:b/>
          <w:bCs/>
        </w:rPr>
        <w:t>C-terminal domain</w:t>
      </w:r>
    </w:p>
    <w:p w14:paraId="363AEB41" w14:textId="77777777" w:rsidR="00CD222E" w:rsidRPr="0094332F" w:rsidRDefault="00CD222E" w:rsidP="00CD222E">
      <w:r w:rsidRPr="0094332F">
        <w:t>NAF / FISL domain (PF03822; IPR008271 / IPR018451)</w:t>
      </w:r>
    </w:p>
    <w:p w14:paraId="0D5FDD81" w14:textId="77777777" w:rsidR="00CD222E" w:rsidRPr="0094332F" w:rsidRDefault="00CD222E" w:rsidP="00CD222E">
      <w:r w:rsidRPr="0094332F">
        <w:t xml:space="preserve">Located at </w:t>
      </w:r>
      <w:r>
        <w:t>~</w:t>
      </w:r>
      <w:r w:rsidRPr="0094332F">
        <w:t>29</w:t>
      </w:r>
      <w:r>
        <w:t>2</w:t>
      </w:r>
      <w:r w:rsidRPr="0094332F">
        <w:t>–351</w:t>
      </w:r>
      <w:r>
        <w:t>aa</w:t>
      </w:r>
    </w:p>
    <w:p w14:paraId="10EC1114" w14:textId="77777777" w:rsidR="00750D38" w:rsidRPr="0094332F" w:rsidRDefault="00750D38" w:rsidP="00750D38">
      <w:pPr>
        <w:rPr>
          <w:b/>
          <w:bCs/>
        </w:rPr>
      </w:pPr>
      <w:r w:rsidRPr="0094332F">
        <w:rPr>
          <w:b/>
          <w:bCs/>
        </w:rPr>
        <w:t>Key observations</w:t>
      </w:r>
    </w:p>
    <w:p w14:paraId="4B57EF67" w14:textId="77777777" w:rsidR="00750D38" w:rsidRPr="0094332F" w:rsidRDefault="00750D38" w:rsidP="00750D38">
      <w:r w:rsidRPr="0094332F">
        <w:t>Kinase domain confirms serine/threonine kinase activity</w:t>
      </w:r>
    </w:p>
    <w:p w14:paraId="078812AC" w14:textId="77777777" w:rsidR="00750D38" w:rsidRPr="0094332F" w:rsidRDefault="00750D38" w:rsidP="00750D38">
      <w:r w:rsidRPr="0094332F">
        <w:t>NAF/FISL domain confirms CIPK-specific CBL interaction</w:t>
      </w:r>
    </w:p>
    <w:p w14:paraId="0A40F235" w14:textId="77777777" w:rsidR="00750D38" w:rsidRPr="0094332F" w:rsidRDefault="00750D38" w:rsidP="00750D38">
      <w:r w:rsidRPr="0094332F">
        <w:t>No EF-hand domains → rules out CBL protein</w:t>
      </w:r>
    </w:p>
    <w:p w14:paraId="789884B0" w14:textId="77777777" w:rsidR="00750D38" w:rsidRPr="0094332F" w:rsidRDefault="00750D38" w:rsidP="00750D38">
      <w:r w:rsidRPr="0094332F">
        <w:t>Correct N-terminal (kinase) → C-terminal (NAF) domain order</w:t>
      </w:r>
    </w:p>
    <w:p w14:paraId="0E273EF0" w14:textId="77777777" w:rsidR="00750D38" w:rsidRDefault="00750D38" w:rsidP="00750D38">
      <w:pPr>
        <w:rPr>
          <w:b/>
          <w:bCs/>
        </w:rPr>
      </w:pPr>
      <w:r w:rsidRPr="0094332F">
        <w:rPr>
          <w:b/>
          <w:bCs/>
        </w:rPr>
        <w:t>GO terms – CIPK1 (Buckwheat)</w:t>
      </w:r>
    </w:p>
    <w:p w14:paraId="533E104E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Molecular Function</w:t>
      </w:r>
    </w:p>
    <w:p w14:paraId="0F0464E5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GO:0004672 </w:t>
      </w:r>
      <w:r w:rsidRPr="0094332F">
        <w:t>– protein kinase activity</w:t>
      </w:r>
    </w:p>
    <w:p w14:paraId="369F4F87" w14:textId="77777777" w:rsidR="008631B3" w:rsidRPr="0094332F" w:rsidRDefault="008631B3" w:rsidP="008631B3">
      <w:r w:rsidRPr="0094332F">
        <w:rPr>
          <w:b/>
          <w:bCs/>
        </w:rPr>
        <w:t xml:space="preserve">GO:0004674 – </w:t>
      </w:r>
      <w:r w:rsidRPr="0094332F">
        <w:t>protein serine/threonine kinase activity</w:t>
      </w:r>
    </w:p>
    <w:p w14:paraId="18BAB993" w14:textId="77777777" w:rsidR="008631B3" w:rsidRPr="0094332F" w:rsidRDefault="008631B3" w:rsidP="008631B3">
      <w:r w:rsidRPr="0094332F">
        <w:rPr>
          <w:b/>
          <w:bCs/>
        </w:rPr>
        <w:t xml:space="preserve">GO:0005524 – </w:t>
      </w:r>
      <w:r w:rsidRPr="0094332F">
        <w:t>ATP binding</w:t>
      </w:r>
    </w:p>
    <w:p w14:paraId="4E6DF379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Biological Process</w:t>
      </w:r>
    </w:p>
    <w:p w14:paraId="6B225633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GO:0006468 – </w:t>
      </w:r>
      <w:r w:rsidRPr="0094332F">
        <w:t>protein phosphorylation</w:t>
      </w:r>
    </w:p>
    <w:p w14:paraId="1F51DC4A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GO:0007165 </w:t>
      </w:r>
      <w:r w:rsidRPr="0094332F">
        <w:t>– signal transduction</w:t>
      </w:r>
    </w:p>
    <w:p w14:paraId="227CBCCE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Cellular Component</w:t>
      </w:r>
    </w:p>
    <w:p w14:paraId="2663EDF9" w14:textId="77777777" w:rsidR="008631B3" w:rsidRPr="0094332F" w:rsidRDefault="008631B3" w:rsidP="008631B3">
      <w:r w:rsidRPr="0094332F">
        <w:t>Not predicted</w:t>
      </w:r>
    </w:p>
    <w:p w14:paraId="62AD39B4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Protein family assignment</w:t>
      </w:r>
    </w:p>
    <w:p w14:paraId="2A8B9CD6" w14:textId="77777777" w:rsidR="008631B3" w:rsidRPr="0094332F" w:rsidRDefault="008631B3" w:rsidP="008631B3">
      <w:r w:rsidRPr="0094332F">
        <w:t>Classified as SnRK3 / CIPK family</w:t>
      </w:r>
    </w:p>
    <w:p w14:paraId="490C8D8A" w14:textId="77777777" w:rsidR="008631B3" w:rsidRPr="0094332F" w:rsidRDefault="008631B3" w:rsidP="008631B3">
      <w:r w:rsidRPr="0094332F">
        <w:t xml:space="preserve">Supported by </w:t>
      </w:r>
      <w:proofErr w:type="spellStart"/>
      <w:r w:rsidRPr="0094332F">
        <w:t>InterPro</w:t>
      </w:r>
      <w:proofErr w:type="spellEnd"/>
      <w:r w:rsidRPr="0094332F">
        <w:t>, PANTHER, and Gene3D</w:t>
      </w:r>
    </w:p>
    <w:p w14:paraId="44F02483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Length conservation</w:t>
      </w:r>
    </w:p>
    <w:p w14:paraId="4BB59E57" w14:textId="77777777" w:rsidR="008631B3" w:rsidRPr="0094332F" w:rsidRDefault="008631B3" w:rsidP="008631B3">
      <w:r w:rsidRPr="0094332F">
        <w:rPr>
          <w:b/>
          <w:bCs/>
        </w:rPr>
        <w:t xml:space="preserve">Buckwheat CIPK1: </w:t>
      </w:r>
      <w:r w:rsidRPr="0094332F">
        <w:t>432 aa</w:t>
      </w:r>
    </w:p>
    <w:p w14:paraId="1188525D" w14:textId="77777777" w:rsidR="008631B3" w:rsidRDefault="008631B3" w:rsidP="008631B3">
      <w:r w:rsidRPr="0094332F">
        <w:rPr>
          <w:b/>
          <w:bCs/>
        </w:rPr>
        <w:t xml:space="preserve">Arabidopsis CIPK1: </w:t>
      </w:r>
      <w:r w:rsidRPr="0094332F">
        <w:t>444 aa</w:t>
      </w:r>
    </w:p>
    <w:p w14:paraId="35CC7CB2" w14:textId="77777777" w:rsidR="008631B3" w:rsidRPr="0094332F" w:rsidRDefault="008631B3" w:rsidP="008631B3">
      <w:r w:rsidRPr="0094332F">
        <w:t>Consistent with conserved plant CIPKs</w:t>
      </w:r>
    </w:p>
    <w:p w14:paraId="00D89A60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>Final identification</w:t>
      </w:r>
    </w:p>
    <w:p w14:paraId="10A702F6" w14:textId="77777777" w:rsidR="008631B3" w:rsidRPr="0094332F" w:rsidRDefault="008631B3" w:rsidP="008631B3">
      <w:r w:rsidRPr="0094332F">
        <w:t>Fes_sc0010474.1.9000002.auf.1 identified as a putative CIPK1 homolog in buckwheat</w:t>
      </w:r>
    </w:p>
    <w:p w14:paraId="72293FAD" w14:textId="77777777" w:rsidR="008631B3" w:rsidRPr="0094332F" w:rsidRDefault="008631B3" w:rsidP="008631B3">
      <w:pPr>
        <w:rPr>
          <w:b/>
          <w:bCs/>
        </w:rPr>
      </w:pPr>
      <w:r w:rsidRPr="0094332F">
        <w:rPr>
          <w:b/>
          <w:bCs/>
        </w:rPr>
        <w:t xml:space="preserve">Functional implication </w:t>
      </w:r>
    </w:p>
    <w:p w14:paraId="337CD0EA" w14:textId="77777777" w:rsidR="008631B3" w:rsidRPr="0094332F" w:rsidRDefault="008631B3" w:rsidP="008631B3">
      <w:r w:rsidRPr="0094332F">
        <w:t xml:space="preserve">Likely involved in Ca²⁺-mediated CBL–CIPK </w:t>
      </w:r>
      <w:proofErr w:type="spellStart"/>
      <w:r w:rsidRPr="0094332F">
        <w:t>signaling</w:t>
      </w:r>
      <w:proofErr w:type="spellEnd"/>
      <w:r w:rsidRPr="0094332F">
        <w:t xml:space="preserve"> pathway</w:t>
      </w:r>
    </w:p>
    <w:p w14:paraId="56676305" w14:textId="77777777" w:rsidR="008631B3" w:rsidRPr="00EC1D37" w:rsidRDefault="008631B3" w:rsidP="008631B3">
      <w:proofErr w:type="spellStart"/>
      <w:r w:rsidRPr="0094332F">
        <w:lastRenderedPageBreak/>
        <w:t>BLASTp</w:t>
      </w:r>
      <w:proofErr w:type="spellEnd"/>
      <w:r w:rsidRPr="0094332F">
        <w:t xml:space="preserve"> homology identification and domain validation of CIPK1</w:t>
      </w:r>
    </w:p>
    <w:p w14:paraId="574E91A1" w14:textId="77777777" w:rsidR="008631B3" w:rsidRDefault="008631B3" w:rsidP="008631B3">
      <w:pPr>
        <w:rPr>
          <w:b/>
          <w:bCs/>
          <w:i/>
          <w:iCs/>
        </w:rPr>
      </w:pPr>
    </w:p>
    <w:p w14:paraId="5CE99E8B" w14:textId="77777777" w:rsidR="00B7796F" w:rsidRDefault="00B7796F" w:rsidP="00B7796F">
      <w:pPr>
        <w:rPr>
          <w:b/>
          <w:bCs/>
          <w:i/>
          <w:iCs/>
        </w:rPr>
      </w:pPr>
    </w:p>
    <w:p w14:paraId="49907279" w14:textId="7EA38CC2" w:rsidR="001C1D7B" w:rsidRPr="00E56B1D" w:rsidRDefault="0096604D" w:rsidP="001C1D7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Step 18 </w:t>
      </w:r>
    </w:p>
    <w:p w14:paraId="45846A97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</w:rPr>
        <w:t>Identification of CIPK2 in buckwheat</w:t>
      </w:r>
    </w:p>
    <w:p w14:paraId="03FA0C82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Reference protein</w:t>
      </w:r>
    </w:p>
    <w:p w14:paraId="2ABE8F0D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Gene: </w:t>
      </w:r>
      <w:r w:rsidRPr="0067662E">
        <w:rPr>
          <w:i/>
          <w:iCs/>
        </w:rPr>
        <w:t>CIPK2</w:t>
      </w:r>
    </w:p>
    <w:p w14:paraId="6B82A58F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Species</w:t>
      </w:r>
      <w:r w:rsidRPr="0067662E">
        <w:t>: Arabidopsis thaliana</w:t>
      </w:r>
    </w:p>
    <w:p w14:paraId="0E1655DD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Accession: </w:t>
      </w:r>
      <w:r w:rsidRPr="0067662E">
        <w:t>AAF86506.1</w:t>
      </w:r>
    </w:p>
    <w:p w14:paraId="09E8BCF4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Length</w:t>
      </w:r>
      <w:r w:rsidRPr="0067662E">
        <w:t>: 456 aa</w:t>
      </w:r>
    </w:p>
    <w:p w14:paraId="40A5A2EC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Search approach</w:t>
      </w:r>
    </w:p>
    <w:p w14:paraId="2D68201C" w14:textId="77777777" w:rsidR="001C1D7B" w:rsidRPr="0067662E" w:rsidRDefault="001C1D7B" w:rsidP="001C1D7B">
      <w:r w:rsidRPr="0067662E">
        <w:t>AtCIPK2 protein sequence used as query</w:t>
      </w:r>
    </w:p>
    <w:p w14:paraId="0EA4ACFD" w14:textId="77777777" w:rsidR="001C1D7B" w:rsidRPr="0067662E" w:rsidRDefault="001C1D7B" w:rsidP="001C1D7B">
      <w:proofErr w:type="spellStart"/>
      <w:r w:rsidRPr="0067662E">
        <w:t>BLASTp</w:t>
      </w:r>
      <w:proofErr w:type="spellEnd"/>
      <w:r w:rsidRPr="0067662E">
        <w:t xml:space="preserve"> performed against buckwheat predicted proteome </w:t>
      </w:r>
    </w:p>
    <w:p w14:paraId="5E8D1F14" w14:textId="77777777" w:rsidR="001C1D7B" w:rsidRPr="0067662E" w:rsidRDefault="001C1D7B" w:rsidP="001C1D7B">
      <w:pPr>
        <w:rPr>
          <w:b/>
          <w:bCs/>
          <w:i/>
          <w:iCs/>
        </w:rPr>
      </w:pPr>
      <w:proofErr w:type="spellStart"/>
      <w:r w:rsidRPr="0067662E">
        <w:rPr>
          <w:b/>
          <w:bCs/>
          <w:i/>
          <w:iCs/>
        </w:rPr>
        <w:t>BLASTp</w:t>
      </w:r>
      <w:proofErr w:type="spellEnd"/>
      <w:r w:rsidRPr="0067662E">
        <w:rPr>
          <w:b/>
          <w:bCs/>
          <w:i/>
          <w:iCs/>
        </w:rPr>
        <w:t xml:space="preserve"> results</w:t>
      </w:r>
    </w:p>
    <w:p w14:paraId="66EE32CE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Best hit: </w:t>
      </w:r>
      <w:r w:rsidRPr="0067662E">
        <w:t>Fes_sc0008411.1.9000001.aua.1</w:t>
      </w:r>
    </w:p>
    <w:p w14:paraId="5B20024B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Protein length: </w:t>
      </w:r>
      <w:r w:rsidRPr="0067662E">
        <w:t>451 aa</w:t>
      </w:r>
    </w:p>
    <w:p w14:paraId="7604E1F1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E-value</w:t>
      </w:r>
      <w:r w:rsidRPr="0067662E">
        <w:t>: 0.0</w:t>
      </w:r>
    </w:p>
    <w:p w14:paraId="345CCD91" w14:textId="77777777" w:rsidR="001C1D7B" w:rsidRPr="0067662E" w:rsidRDefault="001C1D7B" w:rsidP="001C1D7B">
      <w:r w:rsidRPr="0067662E">
        <w:rPr>
          <w:b/>
          <w:bCs/>
          <w:i/>
          <w:iCs/>
        </w:rPr>
        <w:t xml:space="preserve">Identity: </w:t>
      </w:r>
      <w:r w:rsidRPr="0067662E">
        <w:t>6</w:t>
      </w:r>
      <w:r>
        <w:t>4</w:t>
      </w:r>
      <w:r w:rsidRPr="0067662E">
        <w:t>%</w:t>
      </w:r>
    </w:p>
    <w:p w14:paraId="6747069F" w14:textId="77777777" w:rsidR="001C1D7B" w:rsidRPr="0067662E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Inference</w:t>
      </w:r>
    </w:p>
    <w:p w14:paraId="2AD5DE86" w14:textId="77777777" w:rsidR="001C1D7B" w:rsidRPr="0067662E" w:rsidRDefault="001C1D7B" w:rsidP="001C1D7B">
      <w:r w:rsidRPr="0067662E">
        <w:t>High identity and near full-length alignment</w:t>
      </w:r>
    </w:p>
    <w:p w14:paraId="69C68F92" w14:textId="77777777" w:rsidR="001C1D7B" w:rsidRPr="0067662E" w:rsidRDefault="001C1D7B" w:rsidP="001C1D7B">
      <w:r w:rsidRPr="0067662E">
        <w:t>Indicates strong homology with AtCIPK2</w:t>
      </w:r>
    </w:p>
    <w:p w14:paraId="017ECC87" w14:textId="77777777" w:rsidR="001C1D7B" w:rsidRDefault="001C1D7B" w:rsidP="001C1D7B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Domain validation (</w:t>
      </w:r>
      <w:proofErr w:type="spellStart"/>
      <w:r w:rsidRPr="0067662E">
        <w:rPr>
          <w:b/>
          <w:bCs/>
          <w:i/>
          <w:iCs/>
        </w:rPr>
        <w:t>InterProScan</w:t>
      </w:r>
      <w:proofErr w:type="spellEnd"/>
      <w:r w:rsidRPr="0067662E">
        <w:rPr>
          <w:b/>
          <w:bCs/>
          <w:i/>
          <w:iCs/>
        </w:rPr>
        <w:t>)</w:t>
      </w:r>
    </w:p>
    <w:p w14:paraId="01A8F9A0" w14:textId="77777777" w:rsidR="00F11566" w:rsidRPr="0067662E" w:rsidRDefault="00F11566" w:rsidP="00F11566">
      <w:r w:rsidRPr="0067662E">
        <w:t>N-terminal protein kinase domain (PF00069)</w:t>
      </w:r>
    </w:p>
    <w:p w14:paraId="4A7D1D21" w14:textId="77777777" w:rsidR="00F11566" w:rsidRPr="0067662E" w:rsidRDefault="00F11566" w:rsidP="00F11566">
      <w:r w:rsidRPr="0067662E">
        <w:t>C-terminal NAF/FISL domain (PF03822)</w:t>
      </w:r>
    </w:p>
    <w:p w14:paraId="3CD3690F" w14:textId="77777777" w:rsidR="00F11566" w:rsidRPr="0067662E" w:rsidRDefault="00F11566" w:rsidP="00F11566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Key observations</w:t>
      </w:r>
    </w:p>
    <w:p w14:paraId="1572433D" w14:textId="77777777" w:rsidR="00F11566" w:rsidRPr="0067662E" w:rsidRDefault="00F11566" w:rsidP="00F11566">
      <w:r w:rsidRPr="0067662E">
        <w:t>Kinase domain confirms serine/threonine kinase nature</w:t>
      </w:r>
    </w:p>
    <w:p w14:paraId="5B8A2605" w14:textId="77777777" w:rsidR="00F11566" w:rsidRPr="0067662E" w:rsidRDefault="00F11566" w:rsidP="00F11566">
      <w:r w:rsidRPr="0067662E">
        <w:t>NAF/FISL domain confirms CIPK-specific CBL interaction ability</w:t>
      </w:r>
    </w:p>
    <w:p w14:paraId="5DE163C2" w14:textId="77777777" w:rsidR="00F11566" w:rsidRPr="0067662E" w:rsidRDefault="00F11566" w:rsidP="00F11566">
      <w:r w:rsidRPr="0067662E">
        <w:t>No EF-hand domains → not a CBL protein</w:t>
      </w:r>
    </w:p>
    <w:p w14:paraId="2ABCF06E" w14:textId="77777777" w:rsidR="00F11566" w:rsidRDefault="00F11566" w:rsidP="00F11566">
      <w:pPr>
        <w:rPr>
          <w:b/>
          <w:bCs/>
          <w:i/>
          <w:iCs/>
        </w:rPr>
      </w:pPr>
    </w:p>
    <w:p w14:paraId="3BDEAA29" w14:textId="77777777" w:rsidR="00F11566" w:rsidRDefault="00F11566" w:rsidP="00F11566">
      <w:pPr>
        <w:rPr>
          <w:b/>
          <w:bCs/>
          <w:i/>
          <w:iCs/>
        </w:rPr>
      </w:pPr>
    </w:p>
    <w:p w14:paraId="1A0CD01D" w14:textId="77777777" w:rsidR="007953E2" w:rsidRDefault="007953E2" w:rsidP="00F11566">
      <w:pPr>
        <w:rPr>
          <w:b/>
          <w:bCs/>
          <w:i/>
          <w:iCs/>
        </w:rPr>
      </w:pPr>
    </w:p>
    <w:p w14:paraId="2D607578" w14:textId="4B872114" w:rsidR="00F11566" w:rsidRPr="00F21BD8" w:rsidRDefault="00F11566" w:rsidP="00F11566">
      <w:pPr>
        <w:rPr>
          <w:b/>
          <w:bCs/>
          <w:i/>
          <w:iCs/>
        </w:rPr>
      </w:pPr>
      <w:r w:rsidRPr="00F21BD8">
        <w:rPr>
          <w:b/>
          <w:bCs/>
          <w:i/>
          <w:iCs/>
        </w:rPr>
        <w:lastRenderedPageBreak/>
        <w:t>Final identification</w:t>
      </w:r>
    </w:p>
    <w:p w14:paraId="68873756" w14:textId="77777777" w:rsidR="00F11566" w:rsidRPr="0067662E" w:rsidRDefault="00F11566" w:rsidP="00F11566">
      <w:r w:rsidRPr="0067662E">
        <w:t>Fes_sc0008411.1.</w:t>
      </w:r>
      <w:r>
        <w:t>g</w:t>
      </w:r>
      <w:r w:rsidRPr="0067662E">
        <w:t>000001.aua.1 identified as a putative CIPK2 homolog in buckwheat</w:t>
      </w:r>
    </w:p>
    <w:p w14:paraId="2662C7AB" w14:textId="77777777" w:rsidR="00F11566" w:rsidRDefault="00F11566" w:rsidP="00F11566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GO terms – CIPK2 (Buckwheat)</w:t>
      </w:r>
    </w:p>
    <w:p w14:paraId="6B4A8A9F" w14:textId="77777777" w:rsidR="00255E8F" w:rsidRPr="0067662E" w:rsidRDefault="00255E8F" w:rsidP="00255E8F">
      <w:r w:rsidRPr="0067662E">
        <w:t xml:space="preserve">Based on </w:t>
      </w:r>
      <w:proofErr w:type="spellStart"/>
      <w:r w:rsidRPr="0067662E">
        <w:t>InterProScan</w:t>
      </w:r>
      <w:proofErr w:type="spellEnd"/>
      <w:r w:rsidRPr="0067662E">
        <w:t xml:space="preserve"> annotation of</w:t>
      </w:r>
    </w:p>
    <w:p w14:paraId="25B4E209" w14:textId="77777777" w:rsidR="00255E8F" w:rsidRPr="0067662E" w:rsidRDefault="00255E8F" w:rsidP="00255E8F">
      <w:r w:rsidRPr="0067662E">
        <w:t>Fes_sc0008411.1.</w:t>
      </w:r>
      <w:r>
        <w:t>g</w:t>
      </w:r>
      <w:r w:rsidRPr="0067662E">
        <w:t>000001.aua.1</w:t>
      </w:r>
    </w:p>
    <w:p w14:paraId="275038E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Molecular Function (GO)</w:t>
      </w:r>
    </w:p>
    <w:p w14:paraId="4BA2DFC3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GO:0004672 – </w:t>
      </w:r>
      <w:r w:rsidRPr="0067662E">
        <w:t>protein kinase activity</w:t>
      </w:r>
    </w:p>
    <w:p w14:paraId="426F156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GO:0004674 – </w:t>
      </w:r>
      <w:r w:rsidRPr="0067662E">
        <w:t>protein serine/threonine kinase activity</w:t>
      </w:r>
    </w:p>
    <w:p w14:paraId="3A94066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GO:0005524 </w:t>
      </w:r>
      <w:r w:rsidRPr="0067662E">
        <w:t>– ATP binding</w:t>
      </w:r>
    </w:p>
    <w:p w14:paraId="5BC660ED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Biological Process (GO)</w:t>
      </w:r>
    </w:p>
    <w:p w14:paraId="64815730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GO:0006468 </w:t>
      </w:r>
      <w:r w:rsidRPr="0067662E">
        <w:rPr>
          <w:i/>
          <w:iCs/>
        </w:rPr>
        <w:t>– protein phosphorylation</w:t>
      </w:r>
    </w:p>
    <w:p w14:paraId="50FAA64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GO:0007165 – </w:t>
      </w:r>
      <w:r w:rsidRPr="0067662E">
        <w:t>signal transduction</w:t>
      </w:r>
    </w:p>
    <w:p w14:paraId="3AC9C377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Cellular Component (GO)</w:t>
      </w:r>
    </w:p>
    <w:p w14:paraId="695C859E" w14:textId="77777777" w:rsidR="00255E8F" w:rsidRPr="0067662E" w:rsidRDefault="00255E8F" w:rsidP="00255E8F">
      <w:r w:rsidRPr="0067662E">
        <w:t>Not predicted</w:t>
      </w:r>
    </w:p>
    <w:p w14:paraId="1D7EF2FD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t>GO annotation indicates ATP-binding serine/threonine kinase involved in signal transduction and protein phosphorylation</w:t>
      </w:r>
      <w:r w:rsidRPr="0067662E">
        <w:rPr>
          <w:b/>
          <w:bCs/>
          <w:i/>
          <w:iCs/>
        </w:rPr>
        <w:t>.</w:t>
      </w:r>
    </w:p>
    <w:p w14:paraId="2A3C9FAA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 Protein family assignment</w:t>
      </w:r>
    </w:p>
    <w:p w14:paraId="72C608BB" w14:textId="77777777" w:rsidR="00255E8F" w:rsidRPr="0067662E" w:rsidRDefault="00255E8F" w:rsidP="00255E8F">
      <w:r w:rsidRPr="0067662E">
        <w:t>Classified as SnRK3 / CIPK family</w:t>
      </w:r>
    </w:p>
    <w:p w14:paraId="3249F52E" w14:textId="77777777" w:rsidR="00255E8F" w:rsidRDefault="00255E8F" w:rsidP="00255E8F">
      <w:r w:rsidRPr="0067662E">
        <w:t xml:space="preserve">Confirmed by PANTHER and </w:t>
      </w:r>
      <w:proofErr w:type="spellStart"/>
      <w:r w:rsidRPr="0067662E">
        <w:t>InterPro</w:t>
      </w:r>
      <w:proofErr w:type="spellEnd"/>
      <w:r w:rsidRPr="0067662E">
        <w:t xml:space="preserve"> classification</w:t>
      </w:r>
    </w:p>
    <w:p w14:paraId="5A4FBA4E" w14:textId="77777777" w:rsidR="00255E8F" w:rsidRPr="0067662E" w:rsidRDefault="00255E8F" w:rsidP="00255E8F">
      <w:r w:rsidRPr="0067662E">
        <w:rPr>
          <w:b/>
          <w:bCs/>
          <w:i/>
          <w:iCs/>
        </w:rPr>
        <w:t>.Domain architecture order</w:t>
      </w:r>
    </w:p>
    <w:p w14:paraId="3FAB1EF3" w14:textId="77777777" w:rsidR="00255E8F" w:rsidRPr="0067662E" w:rsidRDefault="00255E8F" w:rsidP="00255E8F">
      <w:r w:rsidRPr="0067662E">
        <w:t>N-terminal: Serine/threonine protein kinase domain</w:t>
      </w:r>
    </w:p>
    <w:p w14:paraId="22CF173D" w14:textId="77777777" w:rsidR="00255E8F" w:rsidRPr="0067662E" w:rsidRDefault="00255E8F" w:rsidP="00255E8F">
      <w:r w:rsidRPr="0067662E">
        <w:t>C-terminal: NAF/FISL regulatory domain</w:t>
      </w:r>
    </w:p>
    <w:p w14:paraId="7DBB3328" w14:textId="77777777" w:rsidR="00255E8F" w:rsidRPr="0067662E" w:rsidRDefault="00255E8F" w:rsidP="00255E8F">
      <w:r w:rsidRPr="0067662E">
        <w:t xml:space="preserve"> Correct domain order supports functional CIPK identity.</w:t>
      </w:r>
    </w:p>
    <w:p w14:paraId="11A687FC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 Length conservation</w:t>
      </w:r>
    </w:p>
    <w:p w14:paraId="3CBB8B2A" w14:textId="77777777" w:rsidR="00255E8F" w:rsidRPr="0067662E" w:rsidRDefault="00255E8F" w:rsidP="00255E8F">
      <w:r w:rsidRPr="0067662E">
        <w:t>Buckwheat CIPK2 length (451 aa) comparable to Arabidopsis CIPK2 (456 aa)</w:t>
      </w:r>
    </w:p>
    <w:p w14:paraId="01D6A214" w14:textId="77777777" w:rsidR="00255E8F" w:rsidRPr="0067662E" w:rsidRDefault="00255E8F" w:rsidP="00255E8F">
      <w:r w:rsidRPr="0067662E">
        <w:t>Consistent with conserved plant CIPKs.</w:t>
      </w:r>
    </w:p>
    <w:p w14:paraId="2214883F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>Sequence completeness</w:t>
      </w:r>
    </w:p>
    <w:p w14:paraId="08BBAE76" w14:textId="77777777" w:rsidR="00255E8F" w:rsidRPr="0067662E" w:rsidRDefault="00255E8F" w:rsidP="00255E8F">
      <w:r w:rsidRPr="0067662E">
        <w:t xml:space="preserve">Full-length alignment in </w:t>
      </w:r>
      <w:proofErr w:type="spellStart"/>
      <w:r w:rsidRPr="0067662E">
        <w:t>BLASTp</w:t>
      </w:r>
      <w:proofErr w:type="spellEnd"/>
    </w:p>
    <w:p w14:paraId="2320999E" w14:textId="77777777" w:rsidR="00255E8F" w:rsidRPr="0067662E" w:rsidRDefault="00255E8F" w:rsidP="00255E8F">
      <w:r w:rsidRPr="0067662E">
        <w:t>No truncation of kinase or NAF domain</w:t>
      </w:r>
    </w:p>
    <w:p w14:paraId="34B21771" w14:textId="77777777" w:rsidR="00255E8F" w:rsidRPr="0067662E" w:rsidRDefault="00255E8F" w:rsidP="00255E8F">
      <w:pPr>
        <w:rPr>
          <w:b/>
          <w:bCs/>
          <w:i/>
          <w:iCs/>
        </w:rPr>
      </w:pPr>
      <w:r w:rsidRPr="0067662E">
        <w:rPr>
          <w:b/>
          <w:bCs/>
          <w:i/>
          <w:iCs/>
        </w:rPr>
        <w:t xml:space="preserve">Functional implication </w:t>
      </w:r>
    </w:p>
    <w:p w14:paraId="2F3A2A1C" w14:textId="77777777" w:rsidR="00255E8F" w:rsidRDefault="00255E8F" w:rsidP="00255E8F">
      <w:r w:rsidRPr="0067662E">
        <w:t xml:space="preserve">Likely involved in Ca²⁺-mediated CBL–CIPK </w:t>
      </w:r>
      <w:proofErr w:type="spellStart"/>
      <w:r w:rsidRPr="0067662E">
        <w:t>signaling</w:t>
      </w:r>
      <w:proofErr w:type="spellEnd"/>
      <w:r w:rsidRPr="0067662E">
        <w:t xml:space="preserve"> pathway</w:t>
      </w:r>
    </w:p>
    <w:p w14:paraId="51F0EA3D" w14:textId="404CC68D" w:rsidR="004A0485" w:rsidRPr="006733C5" w:rsidRDefault="004A0485" w:rsidP="004A0485">
      <w:pPr>
        <w:rPr>
          <w:b/>
          <w:bCs/>
        </w:rPr>
      </w:pPr>
      <w:r w:rsidRPr="006733C5">
        <w:rPr>
          <w:b/>
          <w:bCs/>
        </w:rPr>
        <w:lastRenderedPageBreak/>
        <w:t xml:space="preserve">STEP 19 – Identification of CIPK3 in buckwheat </w:t>
      </w:r>
    </w:p>
    <w:p w14:paraId="0228A954" w14:textId="77777777" w:rsidR="004A0485" w:rsidRPr="006733C5" w:rsidRDefault="004A0485" w:rsidP="004A0485">
      <w:pPr>
        <w:rPr>
          <w:b/>
          <w:bCs/>
          <w:i/>
          <w:iCs/>
        </w:rPr>
      </w:pPr>
      <w:r w:rsidRPr="006733C5">
        <w:rPr>
          <w:b/>
          <w:bCs/>
          <w:i/>
          <w:iCs/>
        </w:rPr>
        <w:t>Reference protein</w:t>
      </w:r>
    </w:p>
    <w:p w14:paraId="7EE1FADD" w14:textId="77777777" w:rsidR="004A0485" w:rsidRDefault="004A0485" w:rsidP="004A0485">
      <w:r>
        <w:t>Gene: CIPK3</w:t>
      </w:r>
    </w:p>
    <w:p w14:paraId="4BFDD80E" w14:textId="77777777" w:rsidR="004A0485" w:rsidRDefault="004A0485" w:rsidP="004A0485">
      <w:r>
        <w:t>Species: Arabidopsis thaliana</w:t>
      </w:r>
    </w:p>
    <w:p w14:paraId="6544D5C1" w14:textId="77777777" w:rsidR="004A0485" w:rsidRDefault="004A0485" w:rsidP="004A0485">
      <w:r>
        <w:t>Accession: AEC07917.1</w:t>
      </w:r>
    </w:p>
    <w:p w14:paraId="252D908E" w14:textId="3E050261" w:rsidR="004A0485" w:rsidRDefault="004A0485" w:rsidP="004A0485">
      <w:r>
        <w:t>Length: 451 aa</w:t>
      </w:r>
    </w:p>
    <w:p w14:paraId="4B59D5F3" w14:textId="77777777" w:rsidR="004A0485" w:rsidRPr="006733C5" w:rsidRDefault="004A0485" w:rsidP="004A0485">
      <w:pPr>
        <w:rPr>
          <w:b/>
          <w:bCs/>
          <w:i/>
          <w:iCs/>
        </w:rPr>
      </w:pPr>
      <w:r w:rsidRPr="006733C5">
        <w:rPr>
          <w:b/>
          <w:bCs/>
          <w:i/>
          <w:iCs/>
        </w:rPr>
        <w:t>Search approach</w:t>
      </w:r>
    </w:p>
    <w:p w14:paraId="350E8818" w14:textId="77777777" w:rsidR="004A0485" w:rsidRDefault="004A0485" w:rsidP="004A0485">
      <w:r>
        <w:t>AtCIPK3 protein sequence used as query</w:t>
      </w:r>
    </w:p>
    <w:p w14:paraId="3AD89D22" w14:textId="77777777" w:rsidR="004A0485" w:rsidRDefault="004A0485" w:rsidP="004A0485">
      <w:proofErr w:type="spellStart"/>
      <w:r>
        <w:t>BLASTp</w:t>
      </w:r>
      <w:proofErr w:type="spellEnd"/>
      <w:r>
        <w:t xml:space="preserve"> performed against buckwheat predicted proteome</w:t>
      </w:r>
    </w:p>
    <w:p w14:paraId="24941DFB" w14:textId="4962037A" w:rsidR="004A0485" w:rsidRDefault="004A0485" w:rsidP="004A0485">
      <w:r>
        <w:t>(BGDB, FES_1.0.pep)</w:t>
      </w:r>
    </w:p>
    <w:p w14:paraId="614EFC59" w14:textId="77777777" w:rsidR="004A0485" w:rsidRPr="009354DC" w:rsidRDefault="004A0485" w:rsidP="004A0485">
      <w:pPr>
        <w:rPr>
          <w:b/>
          <w:bCs/>
          <w:i/>
          <w:iCs/>
        </w:rPr>
      </w:pPr>
      <w:proofErr w:type="spellStart"/>
      <w:r w:rsidRPr="009354DC">
        <w:rPr>
          <w:b/>
          <w:bCs/>
          <w:i/>
          <w:iCs/>
        </w:rPr>
        <w:t>BLASTp</w:t>
      </w:r>
      <w:proofErr w:type="spellEnd"/>
      <w:r w:rsidRPr="009354DC">
        <w:rPr>
          <w:b/>
          <w:bCs/>
          <w:i/>
          <w:iCs/>
        </w:rPr>
        <w:t xml:space="preserve"> results</w:t>
      </w:r>
    </w:p>
    <w:p w14:paraId="16DFBAF2" w14:textId="5C84A8F9" w:rsidR="004A0485" w:rsidRDefault="004A0485" w:rsidP="004A0485">
      <w:r>
        <w:t>Best hit: Fes_sc0000499.1.</w:t>
      </w:r>
      <w:r w:rsidR="009354DC">
        <w:t>g</w:t>
      </w:r>
      <w:r>
        <w:t>000001.aua.1</w:t>
      </w:r>
    </w:p>
    <w:p w14:paraId="29CC8484" w14:textId="77777777" w:rsidR="004A0485" w:rsidRDefault="004A0485" w:rsidP="004A0485">
      <w:r>
        <w:t>Protein length: 440 aa</w:t>
      </w:r>
    </w:p>
    <w:p w14:paraId="18B42144" w14:textId="77777777" w:rsidR="004A0485" w:rsidRDefault="004A0485" w:rsidP="004A0485">
      <w:r>
        <w:t>E-value: 0.0</w:t>
      </w:r>
    </w:p>
    <w:p w14:paraId="5B0CDC1A" w14:textId="64921EFC" w:rsidR="004A0485" w:rsidRDefault="004A0485" w:rsidP="004A0485">
      <w:r>
        <w:t>Sequence identity: 8</w:t>
      </w:r>
      <w:r w:rsidR="009C6975">
        <w:t>1</w:t>
      </w:r>
      <w:r>
        <w:t>%</w:t>
      </w:r>
    </w:p>
    <w:p w14:paraId="1A015DB7" w14:textId="76A8506B" w:rsidR="004A0485" w:rsidRDefault="004A0485" w:rsidP="004A0485">
      <w:r>
        <w:t>Positives: 9</w:t>
      </w:r>
      <w:r w:rsidR="001B23C4">
        <w:t>2</w:t>
      </w:r>
      <w:r>
        <w:t>%</w:t>
      </w:r>
    </w:p>
    <w:p w14:paraId="6766CA9C" w14:textId="26D41C03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Inference</w:t>
      </w:r>
    </w:p>
    <w:p w14:paraId="6D77A846" w14:textId="77777777" w:rsidR="004A0485" w:rsidRDefault="004A0485" w:rsidP="004A0485">
      <w:r>
        <w:t>Very high identity and positives compared to CIPK1 and CIPK2</w:t>
      </w:r>
    </w:p>
    <w:p w14:paraId="0D3717A4" w14:textId="77777777" w:rsidR="004A0485" w:rsidRDefault="004A0485" w:rsidP="004A0485">
      <w:r>
        <w:t>Near full-length alignment</w:t>
      </w:r>
    </w:p>
    <w:p w14:paraId="64EB6939" w14:textId="4601205B" w:rsidR="004A0485" w:rsidRDefault="004A0485" w:rsidP="004A0485">
      <w:r>
        <w:t xml:space="preserve">Indicates strong </w:t>
      </w:r>
      <w:proofErr w:type="spellStart"/>
      <w:r>
        <w:t>orthology</w:t>
      </w:r>
      <w:proofErr w:type="spellEnd"/>
      <w:r>
        <w:t xml:space="preserve"> with Arabidopsis CIPK3</w:t>
      </w:r>
    </w:p>
    <w:p w14:paraId="01E55155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Domain validation (</w:t>
      </w:r>
      <w:proofErr w:type="spellStart"/>
      <w:r w:rsidRPr="00FF541D">
        <w:rPr>
          <w:b/>
          <w:bCs/>
          <w:i/>
          <w:iCs/>
        </w:rPr>
        <w:t>InterProScan</w:t>
      </w:r>
      <w:proofErr w:type="spellEnd"/>
      <w:r w:rsidRPr="00FF541D">
        <w:rPr>
          <w:b/>
          <w:bCs/>
          <w:i/>
          <w:iCs/>
        </w:rPr>
        <w:t>)</w:t>
      </w:r>
    </w:p>
    <w:p w14:paraId="74334DD3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N-terminal domain</w:t>
      </w:r>
    </w:p>
    <w:p w14:paraId="255FA7B1" w14:textId="77777777" w:rsidR="004A0485" w:rsidRDefault="004A0485" w:rsidP="004A0485">
      <w:r>
        <w:t>Protein kinase domain (PF00069 / IPR000719)</w:t>
      </w:r>
    </w:p>
    <w:p w14:paraId="5D6A53C1" w14:textId="77777777" w:rsidR="004A0485" w:rsidRDefault="004A0485" w:rsidP="004A0485">
      <w:r>
        <w:t>Serine/threonine kinase</w:t>
      </w:r>
    </w:p>
    <w:p w14:paraId="70D9E442" w14:textId="77777777" w:rsidR="004A0485" w:rsidRDefault="004A0485" w:rsidP="004A0485">
      <w:r>
        <w:t>ATP-binding and catalytic motifs present</w:t>
      </w:r>
    </w:p>
    <w:p w14:paraId="6C3D131C" w14:textId="583B6D31" w:rsidR="004A0485" w:rsidRDefault="004A0485" w:rsidP="004A0485">
      <w:r>
        <w:t xml:space="preserve">Located at </w:t>
      </w:r>
      <w:r w:rsidR="00D472CB">
        <w:t>13-268</w:t>
      </w:r>
    </w:p>
    <w:p w14:paraId="58B27F02" w14:textId="77777777" w:rsidR="004A0485" w:rsidRPr="00FF541D" w:rsidRDefault="004A0485" w:rsidP="004A0485">
      <w:pPr>
        <w:rPr>
          <w:b/>
          <w:bCs/>
          <w:i/>
          <w:iCs/>
        </w:rPr>
      </w:pPr>
      <w:r w:rsidRPr="00FF541D">
        <w:rPr>
          <w:b/>
          <w:bCs/>
          <w:i/>
          <w:iCs/>
        </w:rPr>
        <w:t>C-terminal domain</w:t>
      </w:r>
    </w:p>
    <w:p w14:paraId="0F45338D" w14:textId="77777777" w:rsidR="004A0485" w:rsidRDefault="004A0485" w:rsidP="004A0485">
      <w:r>
        <w:t>NAF / FISL domain (PF03822)</w:t>
      </w:r>
    </w:p>
    <w:p w14:paraId="0429D854" w14:textId="5CE08844" w:rsidR="004A0485" w:rsidRDefault="004A0485" w:rsidP="004A0485">
      <w:r>
        <w:t>Located in C-terminal region</w:t>
      </w:r>
      <w:r w:rsidR="00D472CB">
        <w:t xml:space="preserve"> 308-366</w:t>
      </w:r>
    </w:p>
    <w:p w14:paraId="08F695EB" w14:textId="77777777" w:rsidR="00F93816" w:rsidRPr="00F93816" w:rsidRDefault="00F93816" w:rsidP="004A0485">
      <w:pPr>
        <w:rPr>
          <w:b/>
          <w:bCs/>
          <w:i/>
          <w:iCs/>
        </w:rPr>
      </w:pPr>
    </w:p>
    <w:p w14:paraId="26788B40" w14:textId="77777777" w:rsidR="00F93816" w:rsidRDefault="00F93816" w:rsidP="004A0485">
      <w:pPr>
        <w:rPr>
          <w:b/>
          <w:bCs/>
          <w:i/>
          <w:iCs/>
        </w:rPr>
      </w:pPr>
    </w:p>
    <w:p w14:paraId="426E262C" w14:textId="16BB31F7" w:rsidR="00F93816" w:rsidRDefault="004A0485" w:rsidP="004A0485">
      <w:pPr>
        <w:rPr>
          <w:b/>
          <w:bCs/>
          <w:i/>
          <w:iCs/>
        </w:rPr>
      </w:pPr>
      <w:r w:rsidRPr="00F93816">
        <w:rPr>
          <w:b/>
          <w:bCs/>
          <w:i/>
          <w:iCs/>
        </w:rPr>
        <w:lastRenderedPageBreak/>
        <w:t>GO terms – CIPK3 (Buckwheat)</w:t>
      </w:r>
    </w:p>
    <w:p w14:paraId="34203F2C" w14:textId="6444E766" w:rsidR="004A0485" w:rsidRPr="00F93816" w:rsidRDefault="004A0485" w:rsidP="004A0485">
      <w:pPr>
        <w:rPr>
          <w:b/>
          <w:bCs/>
          <w:i/>
          <w:iCs/>
        </w:rPr>
      </w:pPr>
      <w:r w:rsidRPr="00F93816">
        <w:rPr>
          <w:b/>
          <w:bCs/>
          <w:i/>
          <w:iCs/>
        </w:rPr>
        <w:t>Molecular Function</w:t>
      </w:r>
    </w:p>
    <w:p w14:paraId="1104F242" w14:textId="77777777" w:rsidR="004A0485" w:rsidRDefault="004A0485" w:rsidP="004A0485">
      <w:r>
        <w:t>GO:0004672 – protein kinase activity</w:t>
      </w:r>
    </w:p>
    <w:p w14:paraId="5FD5BEF7" w14:textId="77777777" w:rsidR="004A0485" w:rsidRDefault="004A0485" w:rsidP="004A0485">
      <w:r>
        <w:t>GO:0004674 – protein serine/threonine kinase activity</w:t>
      </w:r>
    </w:p>
    <w:p w14:paraId="32179ED9" w14:textId="77777777" w:rsidR="004A0485" w:rsidRDefault="004A0485" w:rsidP="004A0485">
      <w:r>
        <w:t>GO:0005524 – ATP binding</w:t>
      </w:r>
    </w:p>
    <w:p w14:paraId="109F81E4" w14:textId="77777777" w:rsidR="004A0485" w:rsidRPr="00E11B08" w:rsidRDefault="004A0485" w:rsidP="004A0485">
      <w:pPr>
        <w:rPr>
          <w:b/>
          <w:bCs/>
          <w:i/>
          <w:iCs/>
        </w:rPr>
      </w:pPr>
      <w:r w:rsidRPr="00E11B08">
        <w:rPr>
          <w:b/>
          <w:bCs/>
          <w:i/>
          <w:iCs/>
        </w:rPr>
        <w:t>Biological Process</w:t>
      </w:r>
    </w:p>
    <w:p w14:paraId="018BEE7B" w14:textId="77777777" w:rsidR="004A0485" w:rsidRDefault="004A0485" w:rsidP="004A0485">
      <w:r>
        <w:t>GO:0006468 – protein phosphorylation</w:t>
      </w:r>
    </w:p>
    <w:p w14:paraId="39252BCF" w14:textId="2377859F" w:rsidR="004A0485" w:rsidRDefault="004A0485" w:rsidP="004A0485">
      <w:r>
        <w:t>GO:0007165 – signal transduction</w:t>
      </w:r>
    </w:p>
    <w:p w14:paraId="72528D96" w14:textId="34559D6A" w:rsidR="004A0485" w:rsidRPr="00D56645" w:rsidRDefault="004A0485" w:rsidP="004A0485">
      <w:pPr>
        <w:rPr>
          <w:b/>
          <w:bCs/>
          <w:i/>
          <w:iCs/>
        </w:rPr>
      </w:pPr>
      <w:r w:rsidRPr="00D56645">
        <w:rPr>
          <w:b/>
          <w:bCs/>
          <w:i/>
          <w:iCs/>
        </w:rPr>
        <w:t>Final identification</w:t>
      </w:r>
    </w:p>
    <w:p w14:paraId="2175033C" w14:textId="267CE58D" w:rsidR="004A0485" w:rsidRDefault="004A0485" w:rsidP="004A0485">
      <w:r>
        <w:t>Fes_sc0000499.1.</w:t>
      </w:r>
      <w:r w:rsidR="00D56645">
        <w:t>g</w:t>
      </w:r>
      <w:r>
        <w:t>000001.aua.1 identified as a putative CIPK3 homolog in buckwheat</w:t>
      </w:r>
    </w:p>
    <w:p w14:paraId="7844D3C3" w14:textId="77777777" w:rsidR="00255E8F" w:rsidRDefault="00255E8F" w:rsidP="00255E8F"/>
    <w:p w14:paraId="47E17F55" w14:textId="77777777" w:rsidR="00A91C04" w:rsidRPr="00377E32" w:rsidRDefault="00A91C04" w:rsidP="00A91C04">
      <w:pPr>
        <w:rPr>
          <w:b/>
          <w:bCs/>
        </w:rPr>
      </w:pPr>
      <w:r w:rsidRPr="00377E32">
        <w:rPr>
          <w:b/>
          <w:bCs/>
        </w:rPr>
        <w:t xml:space="preserve">STEP 20 – Identification of CIPK4 in buckwheat </w:t>
      </w:r>
    </w:p>
    <w:p w14:paraId="30DEA83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Reference protein</w:t>
      </w:r>
    </w:p>
    <w:p w14:paraId="68E6F7C7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Gene: </w:t>
      </w:r>
      <w:r w:rsidRPr="00377E32">
        <w:t>CIPK4</w:t>
      </w:r>
    </w:p>
    <w:p w14:paraId="7FBC6BED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Species: </w:t>
      </w:r>
      <w:r w:rsidRPr="00377E32">
        <w:t>Arabidopsis thaliana</w:t>
      </w:r>
    </w:p>
    <w:p w14:paraId="7A854CBE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Accession: </w:t>
      </w:r>
      <w:r w:rsidRPr="00377E32">
        <w:t>AAG01367.1</w:t>
      </w:r>
    </w:p>
    <w:p w14:paraId="66DE19B8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Length: </w:t>
      </w:r>
      <w:r w:rsidRPr="00377E32">
        <w:t>426 aa</w:t>
      </w:r>
    </w:p>
    <w:p w14:paraId="718D9C0E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Search approach</w:t>
      </w:r>
    </w:p>
    <w:p w14:paraId="60A8BAB9" w14:textId="77777777" w:rsidR="00A91C04" w:rsidRPr="00377E32" w:rsidRDefault="00A91C04" w:rsidP="00A91C04">
      <w:r w:rsidRPr="00377E32">
        <w:t>Arabidopsis CIPK4 protein sequence used as query</w:t>
      </w:r>
    </w:p>
    <w:p w14:paraId="44102BF1" w14:textId="77777777" w:rsidR="00A91C04" w:rsidRPr="00377E32" w:rsidRDefault="00A91C04" w:rsidP="00A91C04">
      <w:proofErr w:type="spellStart"/>
      <w:r w:rsidRPr="00377E32">
        <w:t>BLASTp</w:t>
      </w:r>
      <w:proofErr w:type="spellEnd"/>
      <w:r w:rsidRPr="00377E32">
        <w:t xml:space="preserve"> performed against buckwheat predicted proteome</w:t>
      </w:r>
    </w:p>
    <w:p w14:paraId="3B728322" w14:textId="77777777" w:rsidR="00A91C04" w:rsidRPr="00377E32" w:rsidRDefault="00A91C04" w:rsidP="00A91C04">
      <w:r w:rsidRPr="00377E32">
        <w:t>(BGDB, FES_1.0.pep)</w:t>
      </w:r>
    </w:p>
    <w:p w14:paraId="331D8D3D" w14:textId="77777777" w:rsidR="00A91C04" w:rsidRPr="001563A3" w:rsidRDefault="00A91C04" w:rsidP="00A91C04">
      <w:pPr>
        <w:rPr>
          <w:b/>
          <w:bCs/>
          <w:i/>
          <w:iCs/>
        </w:rPr>
      </w:pPr>
      <w:proofErr w:type="spellStart"/>
      <w:r w:rsidRPr="001563A3">
        <w:rPr>
          <w:b/>
          <w:bCs/>
          <w:i/>
          <w:iCs/>
        </w:rPr>
        <w:t>BLASTp</w:t>
      </w:r>
      <w:proofErr w:type="spellEnd"/>
      <w:r w:rsidRPr="001563A3">
        <w:rPr>
          <w:b/>
          <w:bCs/>
          <w:i/>
          <w:iCs/>
        </w:rPr>
        <w:t xml:space="preserve"> results</w:t>
      </w:r>
    </w:p>
    <w:p w14:paraId="0FC0277E" w14:textId="77777777" w:rsidR="00A91C04" w:rsidRPr="00377E32" w:rsidRDefault="00A91C04" w:rsidP="00A91C04">
      <w:r w:rsidRPr="001563A3">
        <w:rPr>
          <w:b/>
          <w:bCs/>
          <w:i/>
          <w:iCs/>
        </w:rPr>
        <w:t xml:space="preserve">Best hit: </w:t>
      </w:r>
      <w:r w:rsidRPr="00377E32">
        <w:t>Fes_sc0000531.1.</w:t>
      </w:r>
      <w:r>
        <w:t>g</w:t>
      </w:r>
      <w:r w:rsidRPr="00377E32">
        <w:t>000008.aua.1</w:t>
      </w:r>
    </w:p>
    <w:p w14:paraId="59B7C771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Protein length: 433 aa</w:t>
      </w:r>
    </w:p>
    <w:p w14:paraId="7A6B1C81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E-value: 0.0</w:t>
      </w:r>
    </w:p>
    <w:p w14:paraId="7A3174A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Sequence identity: 5</w:t>
      </w:r>
      <w:r>
        <w:rPr>
          <w:b/>
          <w:bCs/>
          <w:i/>
          <w:iCs/>
        </w:rPr>
        <w:t>2</w:t>
      </w:r>
      <w:r w:rsidRPr="001563A3">
        <w:rPr>
          <w:b/>
          <w:bCs/>
          <w:i/>
          <w:iCs/>
        </w:rPr>
        <w:t>%</w:t>
      </w:r>
    </w:p>
    <w:p w14:paraId="56541064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Positives: 70%</w:t>
      </w:r>
    </w:p>
    <w:p w14:paraId="7205A650" w14:textId="77777777" w:rsidR="00A91C04" w:rsidRPr="001563A3" w:rsidRDefault="00A91C04" w:rsidP="00A91C0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Inference</w:t>
      </w:r>
    </w:p>
    <w:p w14:paraId="5DCA5108" w14:textId="77777777" w:rsidR="00A91C04" w:rsidRPr="001E4943" w:rsidRDefault="00A91C04" w:rsidP="00A91C04">
      <w:r w:rsidRPr="001E4943">
        <w:t>Significant sequence similarity with near full-length alignment</w:t>
      </w:r>
    </w:p>
    <w:p w14:paraId="3593976B" w14:textId="77777777" w:rsidR="00A91C04" w:rsidRPr="001E4943" w:rsidRDefault="00A91C04" w:rsidP="00A91C04">
      <w:r w:rsidRPr="001E4943">
        <w:t>Identity values within expected range for plant CIPKs</w:t>
      </w:r>
    </w:p>
    <w:p w14:paraId="0B0E5A18" w14:textId="4E17D57C" w:rsidR="00FC27BB" w:rsidRPr="001E4943" w:rsidRDefault="00A91C04" w:rsidP="00A91C04">
      <w:r w:rsidRPr="001E4943">
        <w:t>Indicates true homolog of Arabidopsis CIPK4</w:t>
      </w:r>
    </w:p>
    <w:p w14:paraId="2A62FFDC" w14:textId="77777777" w:rsidR="00FC27BB" w:rsidRDefault="00FC27BB" w:rsidP="00FC27BB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lastRenderedPageBreak/>
        <w:t>Domain validation (InterProScan)</w:t>
      </w:r>
    </w:p>
    <w:p w14:paraId="32FE6481" w14:textId="77777777" w:rsidR="00FC27BB" w:rsidRDefault="00FC27BB" w:rsidP="00FC27BB">
      <w:pPr>
        <w:rPr>
          <w:b/>
          <w:bCs/>
          <w:i/>
          <w:iCs/>
        </w:rPr>
      </w:pPr>
      <w:r w:rsidRPr="001E4943">
        <w:rPr>
          <w:b/>
          <w:bCs/>
          <w:i/>
          <w:iCs/>
        </w:rPr>
        <w:t>N-terminal domain</w:t>
      </w:r>
    </w:p>
    <w:p w14:paraId="58F11FE7" w14:textId="77777777" w:rsidR="009B2E96" w:rsidRPr="00245C29" w:rsidRDefault="009B2E96" w:rsidP="009B2E96">
      <w:r w:rsidRPr="00245C29">
        <w:t>Protein kinase domain (PF00069 / IPR000719)</w:t>
      </w:r>
    </w:p>
    <w:p w14:paraId="3561CD91" w14:textId="77777777" w:rsidR="009B2E96" w:rsidRPr="002447F3" w:rsidRDefault="009B2E96" w:rsidP="009B2E96">
      <w:r w:rsidRPr="002447F3">
        <w:t>Serine/threonine kinase catalytic region</w:t>
      </w:r>
    </w:p>
    <w:p w14:paraId="04180CB2" w14:textId="77777777" w:rsidR="009B2E96" w:rsidRPr="002447F3" w:rsidRDefault="009B2E96" w:rsidP="009B2E96">
      <w:r w:rsidRPr="002447F3">
        <w:t>ATP-binding and active-site motifs present</w:t>
      </w:r>
    </w:p>
    <w:p w14:paraId="29ABB40D" w14:textId="77777777" w:rsidR="009B2E96" w:rsidRPr="002447F3" w:rsidRDefault="009B2E96" w:rsidP="009B2E96">
      <w:r w:rsidRPr="002447F3">
        <w:t>Located at  23–283 aa</w:t>
      </w:r>
    </w:p>
    <w:p w14:paraId="3B2710B8" w14:textId="77777777" w:rsidR="009B2E96" w:rsidRPr="001563A3" w:rsidRDefault="009B2E96" w:rsidP="009B2E96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C-terminal domain</w:t>
      </w:r>
    </w:p>
    <w:p w14:paraId="64B92CF2" w14:textId="77777777" w:rsidR="009B2E96" w:rsidRPr="002447F3" w:rsidRDefault="009B2E96" w:rsidP="009B2E96">
      <w:r w:rsidRPr="002447F3">
        <w:t>NAF / FISL domain (PF03822; IPR018451)</w:t>
      </w:r>
    </w:p>
    <w:p w14:paraId="2EFE3268" w14:textId="77777777" w:rsidR="009B2E96" w:rsidRDefault="009B2E96" w:rsidP="009B2E96">
      <w:r w:rsidRPr="00ED6D3C">
        <w:t>Located at  309–367aa</w:t>
      </w:r>
    </w:p>
    <w:p w14:paraId="69997A37" w14:textId="77777777" w:rsidR="00756084" w:rsidRPr="00ED6D3C" w:rsidRDefault="00756084" w:rsidP="00756084">
      <w:pPr>
        <w:rPr>
          <w:b/>
          <w:bCs/>
        </w:rPr>
      </w:pPr>
      <w:r w:rsidRPr="00ED6D3C">
        <w:rPr>
          <w:b/>
          <w:bCs/>
        </w:rPr>
        <w:t>GO terms – CIPK4 (Buckwheat)</w:t>
      </w:r>
    </w:p>
    <w:p w14:paraId="25B5A509" w14:textId="77777777" w:rsidR="00756084" w:rsidRDefault="00756084" w:rsidP="00756084">
      <w:pPr>
        <w:rPr>
          <w:b/>
          <w:bCs/>
          <w:i/>
          <w:iCs/>
        </w:rPr>
      </w:pPr>
      <w:bookmarkStart w:id="1" w:name="_Hlk220262621"/>
    </w:p>
    <w:p w14:paraId="3FF29235" w14:textId="7A5839FD" w:rsidR="00756084" w:rsidRDefault="00756084" w:rsidP="00756084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Molecular Function</w:t>
      </w:r>
    </w:p>
    <w:bookmarkEnd w:id="1"/>
    <w:p w14:paraId="1C0E2358" w14:textId="77777777" w:rsidR="006F5262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Molecular Function</w:t>
      </w:r>
    </w:p>
    <w:p w14:paraId="656EB305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GO:0004672 –</w:t>
      </w:r>
      <w:r w:rsidRPr="001563A3">
        <w:rPr>
          <w:b/>
          <w:bCs/>
          <w:i/>
          <w:iCs/>
        </w:rPr>
        <w:t xml:space="preserve"> protein kinase activity</w:t>
      </w:r>
    </w:p>
    <w:p w14:paraId="62D6AEAA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GO:0004674</w:t>
      </w:r>
      <w:r w:rsidRPr="001563A3">
        <w:rPr>
          <w:b/>
          <w:bCs/>
          <w:i/>
          <w:iCs/>
        </w:rPr>
        <w:t xml:space="preserve"> – protein serine/threonine kinase activity</w:t>
      </w:r>
    </w:p>
    <w:p w14:paraId="60F7A684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GO:0005524 –</w:t>
      </w:r>
      <w:r w:rsidRPr="001563A3">
        <w:rPr>
          <w:b/>
          <w:bCs/>
          <w:i/>
          <w:iCs/>
        </w:rPr>
        <w:t xml:space="preserve"> ATP binding</w:t>
      </w:r>
    </w:p>
    <w:p w14:paraId="251834CD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Biological Process</w:t>
      </w:r>
    </w:p>
    <w:p w14:paraId="2CAE61DC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GO:0006468 –</w:t>
      </w:r>
      <w:r w:rsidRPr="001563A3">
        <w:rPr>
          <w:b/>
          <w:bCs/>
          <w:i/>
          <w:iCs/>
        </w:rPr>
        <w:t xml:space="preserve"> protein phosphorylation</w:t>
      </w:r>
    </w:p>
    <w:p w14:paraId="38ECF00B" w14:textId="77777777" w:rsidR="006F5262" w:rsidRPr="001563A3" w:rsidRDefault="006F5262" w:rsidP="006F5262">
      <w:pPr>
        <w:rPr>
          <w:b/>
          <w:bCs/>
          <w:i/>
          <w:iCs/>
        </w:rPr>
      </w:pPr>
      <w:r w:rsidRPr="00ED6D3C">
        <w:t>GO:0007165 –</w:t>
      </w:r>
      <w:r w:rsidRPr="001563A3">
        <w:rPr>
          <w:b/>
          <w:bCs/>
          <w:i/>
          <w:iCs/>
        </w:rPr>
        <w:t xml:space="preserve"> signal transduction</w:t>
      </w:r>
    </w:p>
    <w:p w14:paraId="74C19588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Length conservation</w:t>
      </w:r>
    </w:p>
    <w:p w14:paraId="419283CF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 xml:space="preserve">Buckwheat CIPK4: </w:t>
      </w:r>
      <w:r w:rsidRPr="001C27A8">
        <w:t>433 aa</w:t>
      </w:r>
    </w:p>
    <w:p w14:paraId="2CD76A5A" w14:textId="77777777" w:rsidR="006F5262" w:rsidRPr="001C27A8" w:rsidRDefault="006F5262" w:rsidP="006F5262">
      <w:r w:rsidRPr="001563A3">
        <w:rPr>
          <w:b/>
          <w:bCs/>
          <w:i/>
          <w:iCs/>
        </w:rPr>
        <w:t xml:space="preserve">Arabidopsis CIPK4: </w:t>
      </w:r>
      <w:r w:rsidRPr="001C27A8">
        <w:t>426 aa</w:t>
      </w:r>
    </w:p>
    <w:p w14:paraId="5F17C37A" w14:textId="77777777" w:rsidR="006F5262" w:rsidRPr="001C27A8" w:rsidRDefault="006F5262" w:rsidP="006F5262">
      <w:r w:rsidRPr="001C27A8">
        <w:t>Length comparable and consistent with conserved CIPKs</w:t>
      </w:r>
    </w:p>
    <w:p w14:paraId="2DB315C9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Sequence completeness</w:t>
      </w:r>
    </w:p>
    <w:p w14:paraId="4A577A2A" w14:textId="77777777" w:rsidR="006F5262" w:rsidRPr="001C27A8" w:rsidRDefault="006F5262" w:rsidP="006F5262">
      <w:r w:rsidRPr="001C27A8">
        <w:t xml:space="preserve">Full-length </w:t>
      </w:r>
      <w:proofErr w:type="spellStart"/>
      <w:r w:rsidRPr="001C27A8">
        <w:t>BLASTp</w:t>
      </w:r>
      <w:proofErr w:type="spellEnd"/>
      <w:r w:rsidRPr="001C27A8">
        <w:t xml:space="preserve"> alignment</w:t>
      </w:r>
    </w:p>
    <w:p w14:paraId="18F6754D" w14:textId="77777777" w:rsidR="006F5262" w:rsidRPr="001C27A8" w:rsidRDefault="006F5262" w:rsidP="006F5262">
      <w:r w:rsidRPr="001C27A8">
        <w:t>No truncation of kinase or NAF/FISL domains</w:t>
      </w:r>
    </w:p>
    <w:p w14:paraId="41FECEDC" w14:textId="77777777" w:rsidR="006F5262" w:rsidRPr="001563A3" w:rsidRDefault="006F5262" w:rsidP="006F5262">
      <w:pPr>
        <w:rPr>
          <w:b/>
          <w:bCs/>
          <w:i/>
          <w:iCs/>
        </w:rPr>
      </w:pPr>
      <w:r w:rsidRPr="001563A3">
        <w:rPr>
          <w:b/>
          <w:bCs/>
          <w:i/>
          <w:iCs/>
        </w:rPr>
        <w:t>Final identification</w:t>
      </w:r>
    </w:p>
    <w:p w14:paraId="67529720" w14:textId="77777777" w:rsidR="006F5262" w:rsidRDefault="006F5262" w:rsidP="006F5262">
      <w:r w:rsidRPr="00696CC6">
        <w:t>Fes_sc0000531.1.g000008.aua.1 identified as a putative CIPK4 homolog in buckwheat</w:t>
      </w:r>
    </w:p>
    <w:p w14:paraId="261C0DD1" w14:textId="77777777" w:rsidR="00215A52" w:rsidRPr="00696CC6" w:rsidRDefault="00215A52" w:rsidP="006F5262"/>
    <w:p w14:paraId="550EE06F" w14:textId="77777777" w:rsidR="00975AF2" w:rsidRPr="00D1779F" w:rsidRDefault="00975AF2" w:rsidP="00975AF2">
      <w:pPr>
        <w:rPr>
          <w:b/>
          <w:bCs/>
        </w:rPr>
      </w:pPr>
      <w:r w:rsidRPr="00D1779F">
        <w:rPr>
          <w:b/>
          <w:bCs/>
        </w:rPr>
        <w:t xml:space="preserve">STEP 21 – Identification of CIPK5 in buckwheat </w:t>
      </w:r>
    </w:p>
    <w:p w14:paraId="36C4F6EA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Reference protein</w:t>
      </w:r>
    </w:p>
    <w:p w14:paraId="3D413AC3" w14:textId="77777777" w:rsidR="00975AF2" w:rsidRDefault="00975AF2" w:rsidP="00975AF2">
      <w:r w:rsidRPr="00D1779F">
        <w:rPr>
          <w:b/>
          <w:bCs/>
          <w:i/>
          <w:iCs/>
        </w:rPr>
        <w:lastRenderedPageBreak/>
        <w:t>Gene:</w:t>
      </w:r>
      <w:r>
        <w:t xml:space="preserve"> CIPK5</w:t>
      </w:r>
    </w:p>
    <w:p w14:paraId="0A7816D2" w14:textId="77777777" w:rsidR="00975AF2" w:rsidRDefault="00975AF2" w:rsidP="00975AF2">
      <w:r w:rsidRPr="00D1779F">
        <w:rPr>
          <w:b/>
          <w:bCs/>
          <w:i/>
          <w:iCs/>
        </w:rPr>
        <w:t>Species:</w:t>
      </w:r>
      <w:r>
        <w:t xml:space="preserve"> Arabidopsis thaliana</w:t>
      </w:r>
    </w:p>
    <w:p w14:paraId="3C1030CF" w14:textId="77777777" w:rsidR="00975AF2" w:rsidRDefault="00975AF2" w:rsidP="00975AF2">
      <w:r w:rsidRPr="00D1779F">
        <w:rPr>
          <w:b/>
          <w:bCs/>
          <w:i/>
          <w:iCs/>
        </w:rPr>
        <w:t>Accession:</w:t>
      </w:r>
      <w:r>
        <w:t xml:space="preserve"> AAF86504.2</w:t>
      </w:r>
    </w:p>
    <w:p w14:paraId="542D49B8" w14:textId="77777777" w:rsidR="00975AF2" w:rsidRDefault="00975AF2" w:rsidP="00975AF2">
      <w:r w:rsidRPr="00D1779F">
        <w:rPr>
          <w:b/>
          <w:bCs/>
          <w:i/>
          <w:iCs/>
        </w:rPr>
        <w:t>Length:</w:t>
      </w:r>
      <w:r>
        <w:t xml:space="preserve"> 445 aa</w:t>
      </w:r>
    </w:p>
    <w:p w14:paraId="6871ED7C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Search approach</w:t>
      </w:r>
    </w:p>
    <w:p w14:paraId="75B09F7C" w14:textId="77777777" w:rsidR="00975AF2" w:rsidRDefault="00975AF2" w:rsidP="00975AF2">
      <w:r>
        <w:t>Arabidopsis CIPK5 protein sequence used as query</w:t>
      </w:r>
    </w:p>
    <w:p w14:paraId="13E35867" w14:textId="77777777" w:rsidR="00975AF2" w:rsidRDefault="00975AF2" w:rsidP="00975AF2">
      <w:proofErr w:type="spellStart"/>
      <w:r>
        <w:t>BLASTp</w:t>
      </w:r>
      <w:proofErr w:type="spellEnd"/>
      <w:r>
        <w:t xml:space="preserve"> performed against buckwheat predicted proteome</w:t>
      </w:r>
    </w:p>
    <w:p w14:paraId="13C320BE" w14:textId="77777777" w:rsidR="00975AF2" w:rsidRDefault="00975AF2" w:rsidP="00975AF2">
      <w:r>
        <w:t>(Buckwheat Genome Database, FES_1.0.pep)</w:t>
      </w:r>
    </w:p>
    <w:p w14:paraId="3FCBCAC7" w14:textId="77777777" w:rsidR="00975AF2" w:rsidRPr="00D1779F" w:rsidRDefault="00975AF2" w:rsidP="00975AF2">
      <w:pPr>
        <w:rPr>
          <w:b/>
          <w:bCs/>
          <w:i/>
          <w:iCs/>
        </w:rPr>
      </w:pPr>
      <w:proofErr w:type="spellStart"/>
      <w:r w:rsidRPr="00D1779F">
        <w:rPr>
          <w:b/>
          <w:bCs/>
          <w:i/>
          <w:iCs/>
        </w:rPr>
        <w:t>BLASTp</w:t>
      </w:r>
      <w:proofErr w:type="spellEnd"/>
      <w:r w:rsidRPr="00D1779F">
        <w:rPr>
          <w:b/>
          <w:bCs/>
          <w:i/>
          <w:iCs/>
        </w:rPr>
        <w:t xml:space="preserve"> results</w:t>
      </w:r>
    </w:p>
    <w:p w14:paraId="082EFF26" w14:textId="77777777" w:rsidR="00975AF2" w:rsidRDefault="00975AF2" w:rsidP="00975AF2">
      <w:r w:rsidRPr="00D1779F">
        <w:rPr>
          <w:b/>
          <w:bCs/>
          <w:i/>
          <w:iCs/>
        </w:rPr>
        <w:t>Best hit:</w:t>
      </w:r>
      <w:r>
        <w:t xml:space="preserve"> Fes_sc0000231.1.g000023.aua.1</w:t>
      </w:r>
    </w:p>
    <w:p w14:paraId="0DFF19E4" w14:textId="77777777" w:rsidR="00975AF2" w:rsidRDefault="00975AF2" w:rsidP="00975AF2">
      <w:r w:rsidRPr="00D1779F">
        <w:rPr>
          <w:b/>
          <w:bCs/>
          <w:i/>
          <w:iCs/>
        </w:rPr>
        <w:t>Protein length:</w:t>
      </w:r>
      <w:r>
        <w:t xml:space="preserve"> 455 aa</w:t>
      </w:r>
    </w:p>
    <w:p w14:paraId="0E910571" w14:textId="77777777" w:rsidR="00975AF2" w:rsidRDefault="00975AF2" w:rsidP="00975AF2">
      <w:r w:rsidRPr="00D1779F">
        <w:rPr>
          <w:b/>
          <w:bCs/>
          <w:i/>
          <w:iCs/>
        </w:rPr>
        <w:t>E-value:</w:t>
      </w:r>
      <w:r>
        <w:t xml:space="preserve"> 0.0</w:t>
      </w:r>
    </w:p>
    <w:p w14:paraId="6C8A69B5" w14:textId="77777777" w:rsidR="00975AF2" w:rsidRDefault="00975AF2" w:rsidP="00975AF2">
      <w:r w:rsidRPr="00D1779F">
        <w:rPr>
          <w:b/>
          <w:bCs/>
          <w:i/>
          <w:iCs/>
        </w:rPr>
        <w:t xml:space="preserve">Sequence identity: </w:t>
      </w:r>
      <w:r w:rsidRPr="00FA51A8">
        <w:t>68</w:t>
      </w:r>
      <w:r>
        <w:t>%</w:t>
      </w:r>
    </w:p>
    <w:p w14:paraId="150644A9" w14:textId="77777777" w:rsidR="00975AF2" w:rsidRDefault="00975AF2" w:rsidP="00975AF2">
      <w:r w:rsidRPr="00D1779F">
        <w:rPr>
          <w:b/>
          <w:bCs/>
          <w:i/>
          <w:iCs/>
        </w:rPr>
        <w:t>Positives:</w:t>
      </w:r>
      <w:r>
        <w:t xml:space="preserve"> 83%</w:t>
      </w:r>
    </w:p>
    <w:p w14:paraId="2C84BD45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Inference</w:t>
      </w:r>
    </w:p>
    <w:p w14:paraId="7B5DCA8B" w14:textId="77777777" w:rsidR="00975AF2" w:rsidRDefault="00975AF2" w:rsidP="00975AF2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58302577" w14:textId="77777777" w:rsidR="00975AF2" w:rsidRDefault="00975AF2" w:rsidP="00975AF2">
      <w:r>
        <w:t>Identity and positives fall within the expected range for plant CIPKs</w:t>
      </w:r>
    </w:p>
    <w:p w14:paraId="4A1A2085" w14:textId="77777777" w:rsidR="00975AF2" w:rsidRDefault="00975AF2" w:rsidP="00975AF2">
      <w:r>
        <w:t>Indicates strong homology with Arabidopsis CIPK5</w:t>
      </w:r>
    </w:p>
    <w:p w14:paraId="675E636F" w14:textId="77777777" w:rsidR="00975AF2" w:rsidRPr="00D1779F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Domain validation (</w:t>
      </w:r>
      <w:proofErr w:type="spellStart"/>
      <w:r w:rsidRPr="00D1779F">
        <w:rPr>
          <w:b/>
          <w:bCs/>
          <w:i/>
          <w:iCs/>
        </w:rPr>
        <w:t>InterProScan</w:t>
      </w:r>
      <w:proofErr w:type="spellEnd"/>
      <w:r w:rsidRPr="00D1779F">
        <w:rPr>
          <w:b/>
          <w:bCs/>
          <w:i/>
          <w:iCs/>
        </w:rPr>
        <w:t>)</w:t>
      </w:r>
    </w:p>
    <w:p w14:paraId="2B19805A" w14:textId="77777777" w:rsidR="00975AF2" w:rsidRDefault="00975AF2" w:rsidP="00975AF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N-terminal domain</w:t>
      </w:r>
    </w:p>
    <w:p w14:paraId="01253C54" w14:textId="77777777" w:rsidR="00DE006E" w:rsidRDefault="00DE006E" w:rsidP="00DE006E">
      <w:r>
        <w:t>Protein kinase domain</w:t>
      </w:r>
    </w:p>
    <w:p w14:paraId="0C88208F" w14:textId="77777777" w:rsidR="00DE006E" w:rsidRDefault="00DE006E" w:rsidP="00DE006E">
      <w:r>
        <w:t>PF00069 / IPR000719</w:t>
      </w:r>
    </w:p>
    <w:p w14:paraId="5D55D0B6" w14:textId="77777777" w:rsidR="00DE006E" w:rsidRDefault="00DE006E" w:rsidP="00DE006E">
      <w:r>
        <w:t>Serine/threonine kinase catalytic domain</w:t>
      </w:r>
    </w:p>
    <w:p w14:paraId="4034B564" w14:textId="77777777" w:rsidR="00DE006E" w:rsidRDefault="00DE006E" w:rsidP="00DE006E">
      <w:r>
        <w:t>ATP-binding site and active-site motifs present</w:t>
      </w:r>
    </w:p>
    <w:p w14:paraId="411F8243" w14:textId="77777777" w:rsidR="00DE006E" w:rsidRDefault="00DE006E" w:rsidP="00DE006E">
      <w:r>
        <w:t>Located at 29–283aa</w:t>
      </w:r>
    </w:p>
    <w:p w14:paraId="70D5225F" w14:textId="77777777" w:rsidR="00DE006E" w:rsidRDefault="00DE006E" w:rsidP="00DE006E">
      <w:r>
        <w:t>Confirms functional serine/threonine protein kinase</w:t>
      </w:r>
    </w:p>
    <w:p w14:paraId="3B949524" w14:textId="77777777" w:rsidR="00DE006E" w:rsidRDefault="00DE006E" w:rsidP="00DE006E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C-terminal domain</w:t>
      </w:r>
    </w:p>
    <w:p w14:paraId="5BE1059D" w14:textId="77777777" w:rsidR="005028A4" w:rsidRDefault="005028A4" w:rsidP="005028A4">
      <w:r>
        <w:t>NAF / FISL domain</w:t>
      </w:r>
    </w:p>
    <w:p w14:paraId="62A1316C" w14:textId="77777777" w:rsidR="005028A4" w:rsidRDefault="005028A4" w:rsidP="005028A4">
      <w:r>
        <w:t>PF03822 / IPR018451</w:t>
      </w:r>
    </w:p>
    <w:p w14:paraId="5CF1F0D2" w14:textId="77777777" w:rsidR="005028A4" w:rsidRDefault="005028A4" w:rsidP="005028A4">
      <w:r>
        <w:t>Located at ~ 319–379 aa</w:t>
      </w:r>
    </w:p>
    <w:p w14:paraId="48B09A68" w14:textId="77777777" w:rsidR="005028A4" w:rsidRDefault="005028A4" w:rsidP="005028A4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GO terms – CIPK5 (Buckwheat)</w:t>
      </w:r>
      <w:bookmarkStart w:id="2" w:name="_Hlk220271386"/>
    </w:p>
    <w:bookmarkEnd w:id="2"/>
    <w:p w14:paraId="08310BD0" w14:textId="77777777" w:rsidR="00EA3022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lastRenderedPageBreak/>
        <w:t>Molecular Function</w:t>
      </w:r>
    </w:p>
    <w:p w14:paraId="5C9EE4A1" w14:textId="77777777" w:rsidR="00EA3022" w:rsidRDefault="00EA3022" w:rsidP="00EA3022">
      <w:r w:rsidRPr="00D1779F">
        <w:rPr>
          <w:b/>
          <w:bCs/>
          <w:i/>
          <w:iCs/>
        </w:rPr>
        <w:t>GO:0004672</w:t>
      </w:r>
      <w:r>
        <w:t xml:space="preserve"> – protein kinase activity</w:t>
      </w:r>
    </w:p>
    <w:p w14:paraId="56B5EBEC" w14:textId="77777777" w:rsidR="00EA3022" w:rsidRDefault="00EA3022" w:rsidP="00EA3022">
      <w:r w:rsidRPr="00D1779F">
        <w:rPr>
          <w:b/>
          <w:bCs/>
          <w:i/>
          <w:iCs/>
        </w:rPr>
        <w:t>GO:0004674 –</w:t>
      </w:r>
      <w:r>
        <w:t xml:space="preserve"> protein serine/threonine kinase activity</w:t>
      </w:r>
    </w:p>
    <w:p w14:paraId="1C28AB1B" w14:textId="77777777" w:rsidR="00EA3022" w:rsidRDefault="00EA3022" w:rsidP="00EA3022">
      <w:r w:rsidRPr="00D1779F">
        <w:rPr>
          <w:b/>
          <w:bCs/>
          <w:i/>
          <w:iCs/>
        </w:rPr>
        <w:t>GO:0005524</w:t>
      </w:r>
      <w:r>
        <w:t xml:space="preserve"> – ATP binding</w:t>
      </w:r>
    </w:p>
    <w:p w14:paraId="5F38F3A3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Biological Process</w:t>
      </w:r>
    </w:p>
    <w:p w14:paraId="26E7A356" w14:textId="77777777" w:rsidR="00EA3022" w:rsidRDefault="00EA3022" w:rsidP="00EA3022">
      <w:r w:rsidRPr="00D1779F">
        <w:rPr>
          <w:b/>
          <w:bCs/>
          <w:i/>
          <w:iCs/>
        </w:rPr>
        <w:t>GO:0006468</w:t>
      </w:r>
      <w:r>
        <w:t xml:space="preserve"> – protein phosphorylation</w:t>
      </w:r>
    </w:p>
    <w:p w14:paraId="1F71DC08" w14:textId="77777777" w:rsidR="00EA3022" w:rsidRDefault="00EA3022" w:rsidP="00EA3022">
      <w:r w:rsidRPr="00D1779F">
        <w:rPr>
          <w:b/>
          <w:bCs/>
          <w:i/>
          <w:iCs/>
        </w:rPr>
        <w:t>GO:0007165 –</w:t>
      </w:r>
      <w:r>
        <w:t xml:space="preserve"> signal transduction</w:t>
      </w:r>
    </w:p>
    <w:p w14:paraId="6E12E4D0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Length conservation</w:t>
      </w:r>
    </w:p>
    <w:p w14:paraId="65E0EB75" w14:textId="77777777" w:rsidR="00EA3022" w:rsidRDefault="00EA3022" w:rsidP="00EA3022">
      <w:r w:rsidRPr="003D1D61">
        <w:rPr>
          <w:b/>
          <w:bCs/>
          <w:i/>
          <w:iCs/>
        </w:rPr>
        <w:t>Buckwheat CIPK5</w:t>
      </w:r>
      <w:r>
        <w:t>: 455 aa</w:t>
      </w:r>
    </w:p>
    <w:p w14:paraId="00B5D6ED" w14:textId="77777777" w:rsidR="00EA3022" w:rsidRDefault="00EA3022" w:rsidP="00EA3022">
      <w:r w:rsidRPr="003D1D61">
        <w:rPr>
          <w:b/>
          <w:bCs/>
          <w:i/>
          <w:iCs/>
        </w:rPr>
        <w:t>Arabidopsis CIPK5:</w:t>
      </w:r>
      <w:r>
        <w:t xml:space="preserve"> 445 aa</w:t>
      </w:r>
    </w:p>
    <w:p w14:paraId="5B02F965" w14:textId="77777777" w:rsidR="00EA3022" w:rsidRDefault="00EA3022" w:rsidP="00EA3022">
      <w:r>
        <w:t>Comparable length, consistent with conserved CIPKs</w:t>
      </w:r>
    </w:p>
    <w:p w14:paraId="0DE2F1EA" w14:textId="77777777" w:rsidR="00EA3022" w:rsidRDefault="00EA3022" w:rsidP="00EA3022">
      <w:pPr>
        <w:rPr>
          <w:b/>
          <w:bCs/>
          <w:i/>
          <w:iCs/>
        </w:rPr>
      </w:pPr>
    </w:p>
    <w:p w14:paraId="1C26737B" w14:textId="54C7BE78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Sequence completeness</w:t>
      </w:r>
    </w:p>
    <w:p w14:paraId="0A29082F" w14:textId="77777777" w:rsidR="00EA3022" w:rsidRDefault="00EA3022" w:rsidP="00EA3022">
      <w:r>
        <w:t xml:space="preserve">Near full-length </w:t>
      </w:r>
      <w:proofErr w:type="spellStart"/>
      <w:r>
        <w:t>BLASTp</w:t>
      </w:r>
      <w:proofErr w:type="spellEnd"/>
      <w:r>
        <w:t xml:space="preserve"> alignment</w:t>
      </w:r>
    </w:p>
    <w:p w14:paraId="632BA606" w14:textId="77777777" w:rsidR="00EA3022" w:rsidRDefault="00EA3022" w:rsidP="00EA3022">
      <w:r>
        <w:t>No truncation of kinase or NAF/FISL domains</w:t>
      </w:r>
    </w:p>
    <w:p w14:paraId="1C8D21CD" w14:textId="77777777" w:rsidR="00EA3022" w:rsidRPr="00D1779F" w:rsidRDefault="00EA3022" w:rsidP="00EA3022">
      <w:pPr>
        <w:rPr>
          <w:b/>
          <w:bCs/>
          <w:i/>
          <w:iCs/>
        </w:rPr>
      </w:pPr>
      <w:r w:rsidRPr="00D1779F">
        <w:rPr>
          <w:b/>
          <w:bCs/>
          <w:i/>
          <w:iCs/>
        </w:rPr>
        <w:t>Final identification</w:t>
      </w:r>
    </w:p>
    <w:p w14:paraId="6D568558" w14:textId="77777777" w:rsidR="00EA3022" w:rsidRDefault="00EA3022" w:rsidP="00EA3022">
      <w:r>
        <w:t>Fes_sc0000231.1.9000023.aua.1 identified as a putative CIPK5 homolog in buckwheat</w:t>
      </w:r>
    </w:p>
    <w:p w14:paraId="2B4672F0" w14:textId="77777777" w:rsidR="00EA3022" w:rsidRDefault="00EA3022" w:rsidP="00EA3022"/>
    <w:p w14:paraId="0DD6C416" w14:textId="77777777" w:rsidR="00F932BC" w:rsidRPr="00C66A76" w:rsidRDefault="00F932BC" w:rsidP="00F932BC">
      <w:pPr>
        <w:rPr>
          <w:b/>
          <w:bCs/>
        </w:rPr>
      </w:pPr>
      <w:r w:rsidRPr="00C66A76">
        <w:rPr>
          <w:b/>
          <w:bCs/>
        </w:rPr>
        <w:t xml:space="preserve">STEP 22 – Identification of CIPK6 in buckwheat </w:t>
      </w:r>
    </w:p>
    <w:p w14:paraId="032D41A2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Reference protein</w:t>
      </w:r>
    </w:p>
    <w:p w14:paraId="7A3B9BD2" w14:textId="77777777" w:rsidR="00F932BC" w:rsidRDefault="00F932BC" w:rsidP="00F932BC">
      <w:r w:rsidRPr="00C66A76">
        <w:rPr>
          <w:b/>
          <w:bCs/>
          <w:i/>
          <w:iCs/>
        </w:rPr>
        <w:t>Gene:</w:t>
      </w:r>
      <w:r>
        <w:t xml:space="preserve"> CIPK6</w:t>
      </w:r>
    </w:p>
    <w:p w14:paraId="5BD5BB6E" w14:textId="77777777" w:rsidR="00F932BC" w:rsidRDefault="00F932BC" w:rsidP="00F932BC">
      <w:r w:rsidRPr="00C66A76">
        <w:rPr>
          <w:b/>
          <w:bCs/>
          <w:i/>
          <w:iCs/>
        </w:rPr>
        <w:t>Species:</w:t>
      </w:r>
      <w:r>
        <w:t xml:space="preserve"> Arabidopsis thaliana</w:t>
      </w:r>
    </w:p>
    <w:p w14:paraId="31844A59" w14:textId="77777777" w:rsidR="00F932BC" w:rsidRDefault="00F932BC" w:rsidP="00F932BC">
      <w:r w:rsidRPr="00C66A76">
        <w:rPr>
          <w:b/>
          <w:bCs/>
          <w:i/>
          <w:iCs/>
        </w:rPr>
        <w:t>Accession:</w:t>
      </w:r>
      <w:r>
        <w:t xml:space="preserve"> AAF86505.1</w:t>
      </w:r>
    </w:p>
    <w:p w14:paraId="3B24F493" w14:textId="77777777" w:rsidR="00F932BC" w:rsidRDefault="00F932BC" w:rsidP="00F932BC">
      <w:r w:rsidRPr="00C66A76">
        <w:rPr>
          <w:b/>
          <w:bCs/>
          <w:i/>
          <w:iCs/>
        </w:rPr>
        <w:t>Length:</w:t>
      </w:r>
      <w:r>
        <w:t xml:space="preserve"> 441 aa</w:t>
      </w:r>
    </w:p>
    <w:p w14:paraId="13C786BE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Search approach</w:t>
      </w:r>
    </w:p>
    <w:p w14:paraId="6888EA9B" w14:textId="77777777" w:rsidR="00F932BC" w:rsidRDefault="00F932BC" w:rsidP="00F932BC">
      <w:r>
        <w:t>Arabidopsis CIPK6 protein sequence used as query</w:t>
      </w:r>
    </w:p>
    <w:p w14:paraId="679D365D" w14:textId="77777777" w:rsidR="00F932BC" w:rsidRDefault="00F932BC" w:rsidP="00F932BC">
      <w:proofErr w:type="spellStart"/>
      <w:r>
        <w:t>BLASTp</w:t>
      </w:r>
      <w:proofErr w:type="spellEnd"/>
      <w:r>
        <w:t xml:space="preserve"> performed against buckwheat predicted proteome</w:t>
      </w:r>
    </w:p>
    <w:p w14:paraId="153B89DF" w14:textId="77777777" w:rsidR="00F932BC" w:rsidRDefault="00F932BC" w:rsidP="00F932BC">
      <w:r>
        <w:t>(Buckwheat Genome Database, FES_1.0.pep)</w:t>
      </w:r>
    </w:p>
    <w:p w14:paraId="2824DBB2" w14:textId="77777777" w:rsidR="00F932BC" w:rsidRPr="00C66A76" w:rsidRDefault="00F932BC" w:rsidP="00F932BC">
      <w:pPr>
        <w:rPr>
          <w:b/>
          <w:bCs/>
          <w:i/>
          <w:iCs/>
        </w:rPr>
      </w:pPr>
      <w:proofErr w:type="spellStart"/>
      <w:r w:rsidRPr="00C66A76">
        <w:rPr>
          <w:b/>
          <w:bCs/>
          <w:i/>
          <w:iCs/>
        </w:rPr>
        <w:t>BLASTp</w:t>
      </w:r>
      <w:proofErr w:type="spellEnd"/>
      <w:r w:rsidRPr="00C66A76">
        <w:rPr>
          <w:b/>
          <w:bCs/>
          <w:i/>
          <w:iCs/>
        </w:rPr>
        <w:t xml:space="preserve"> results</w:t>
      </w:r>
    </w:p>
    <w:p w14:paraId="290D1189" w14:textId="77777777" w:rsidR="00F932BC" w:rsidRDefault="00F932BC" w:rsidP="00F932BC">
      <w:r w:rsidRPr="00C66A76">
        <w:rPr>
          <w:b/>
          <w:bCs/>
          <w:i/>
          <w:iCs/>
        </w:rPr>
        <w:t>Best hit:</w:t>
      </w:r>
      <w:r>
        <w:t xml:space="preserve"> Fes_sc0000542.1.g000013.aua.1</w:t>
      </w:r>
    </w:p>
    <w:p w14:paraId="75666E63" w14:textId="77777777" w:rsidR="00F932BC" w:rsidRDefault="00F932BC" w:rsidP="00F932BC">
      <w:r w:rsidRPr="00C66A76">
        <w:rPr>
          <w:b/>
          <w:bCs/>
          <w:i/>
          <w:iCs/>
        </w:rPr>
        <w:t>Protein length:</w:t>
      </w:r>
      <w:r>
        <w:t xml:space="preserve"> 432 aa</w:t>
      </w:r>
    </w:p>
    <w:p w14:paraId="75A5BFF3" w14:textId="77777777" w:rsidR="00F932BC" w:rsidRDefault="00F932BC" w:rsidP="00F932BC">
      <w:r w:rsidRPr="00C66A76">
        <w:rPr>
          <w:b/>
          <w:bCs/>
          <w:i/>
          <w:iCs/>
        </w:rPr>
        <w:lastRenderedPageBreak/>
        <w:t>E-value:</w:t>
      </w:r>
      <w:r>
        <w:t xml:space="preserve"> 0.0</w:t>
      </w:r>
    </w:p>
    <w:p w14:paraId="72C1D45F" w14:textId="77777777" w:rsidR="00F932BC" w:rsidRDefault="00F932BC" w:rsidP="00F932BC">
      <w:r w:rsidRPr="00C66A76">
        <w:rPr>
          <w:b/>
          <w:bCs/>
          <w:i/>
          <w:iCs/>
        </w:rPr>
        <w:t>Sequence identity:</w:t>
      </w:r>
      <w:r>
        <w:t xml:space="preserve"> 61%</w:t>
      </w:r>
    </w:p>
    <w:p w14:paraId="10FD2D89" w14:textId="77777777" w:rsidR="00F932BC" w:rsidRDefault="00F932BC" w:rsidP="00F932BC">
      <w:r w:rsidRPr="00C66A76">
        <w:rPr>
          <w:b/>
          <w:bCs/>
          <w:i/>
          <w:iCs/>
        </w:rPr>
        <w:t xml:space="preserve">Positives: </w:t>
      </w:r>
      <w:r>
        <w:t>76%</w:t>
      </w:r>
    </w:p>
    <w:p w14:paraId="5BC89F55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Inference</w:t>
      </w:r>
    </w:p>
    <w:p w14:paraId="3A95736B" w14:textId="77777777" w:rsidR="00F932BC" w:rsidRDefault="00F932BC" w:rsidP="00F932BC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1279AD29" w14:textId="77777777" w:rsidR="00F932BC" w:rsidRDefault="00F932BC" w:rsidP="00F932BC">
      <w:r>
        <w:t>Identity and positives within expected range for plant CIPKs</w:t>
      </w:r>
    </w:p>
    <w:p w14:paraId="60F4B6D7" w14:textId="77777777" w:rsidR="00F932BC" w:rsidRDefault="00F932BC" w:rsidP="00F932BC">
      <w:r>
        <w:t>Confirms a strong homologous relationship with Arabidopsis CIPK6</w:t>
      </w:r>
    </w:p>
    <w:p w14:paraId="271731BF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Domain validation (</w:t>
      </w:r>
      <w:proofErr w:type="spellStart"/>
      <w:r w:rsidRPr="00C66A76">
        <w:rPr>
          <w:b/>
          <w:bCs/>
          <w:i/>
          <w:iCs/>
        </w:rPr>
        <w:t>InterProScan</w:t>
      </w:r>
      <w:proofErr w:type="spellEnd"/>
      <w:r w:rsidRPr="00C66A76">
        <w:rPr>
          <w:b/>
          <w:bCs/>
          <w:i/>
          <w:iCs/>
        </w:rPr>
        <w:t>)</w:t>
      </w:r>
    </w:p>
    <w:p w14:paraId="3FDC257B" w14:textId="77777777" w:rsidR="00F932BC" w:rsidRPr="00C66A76" w:rsidRDefault="00F932BC" w:rsidP="00F932BC">
      <w:pPr>
        <w:rPr>
          <w:b/>
          <w:bCs/>
          <w:i/>
          <w:iCs/>
        </w:rPr>
      </w:pPr>
      <w:r w:rsidRPr="00C66A76">
        <w:rPr>
          <w:b/>
          <w:bCs/>
          <w:i/>
          <w:iCs/>
        </w:rPr>
        <w:t>N-terminal domain</w:t>
      </w:r>
    </w:p>
    <w:p w14:paraId="7B96C941" w14:textId="77777777" w:rsidR="00F932BC" w:rsidRDefault="00F932BC" w:rsidP="00F932BC">
      <w:r>
        <w:t>Protein kinase domain</w:t>
      </w:r>
    </w:p>
    <w:p w14:paraId="62B3C031" w14:textId="77777777" w:rsidR="00F932BC" w:rsidRDefault="00F932BC" w:rsidP="00F932BC">
      <w:r>
        <w:t>PF00069 / IPR000719</w:t>
      </w:r>
    </w:p>
    <w:p w14:paraId="24E10220" w14:textId="77777777" w:rsidR="00F932BC" w:rsidRDefault="00F932BC" w:rsidP="00F932BC">
      <w:r>
        <w:t>Serine/threonine kinase catalytic domain</w:t>
      </w:r>
    </w:p>
    <w:p w14:paraId="671B55CC" w14:textId="77777777" w:rsidR="00F932BC" w:rsidRDefault="00F932BC" w:rsidP="00F932BC">
      <w:r>
        <w:t>ATP-binding and active-site motifs present</w:t>
      </w:r>
    </w:p>
    <w:p w14:paraId="1EB75A96" w14:textId="77777777" w:rsidR="00F932BC" w:rsidRDefault="00F932BC" w:rsidP="00F932BC">
      <w:r>
        <w:t>Located at 16–270 aa</w:t>
      </w:r>
    </w:p>
    <w:p w14:paraId="7B1B0069" w14:textId="77777777" w:rsidR="00F932BC" w:rsidRDefault="00F932BC" w:rsidP="00F932BC">
      <w:r>
        <w:t>Confirms functional serine/threonine kinase</w:t>
      </w:r>
    </w:p>
    <w:p w14:paraId="55EBA6C4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C-terminal domain</w:t>
      </w:r>
    </w:p>
    <w:p w14:paraId="4C699953" w14:textId="77777777" w:rsidR="00F932BC" w:rsidRDefault="00F932BC" w:rsidP="00F932BC">
      <w:r>
        <w:t>NAF / FISL domain</w:t>
      </w:r>
    </w:p>
    <w:p w14:paraId="0A2BE31E" w14:textId="77777777" w:rsidR="00F932BC" w:rsidRDefault="00F932BC" w:rsidP="00F932BC">
      <w:r>
        <w:t>PF03822 / IPR018451</w:t>
      </w:r>
    </w:p>
    <w:p w14:paraId="50B4A0D5" w14:textId="77777777" w:rsidR="00F932BC" w:rsidRDefault="00F932BC" w:rsidP="00F932BC">
      <w:r>
        <w:t>Located at ~ 294–354aa</w:t>
      </w:r>
    </w:p>
    <w:p w14:paraId="3C8AE84A" w14:textId="77777777" w:rsidR="00F932BC" w:rsidRDefault="00F932BC" w:rsidP="00F932BC">
      <w:r>
        <w:t>Diagnostic CIPK feature required for CBL interaction</w:t>
      </w:r>
    </w:p>
    <w:p w14:paraId="37FE41B7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GO terms – CIPK6 (Buckwheat)</w:t>
      </w:r>
    </w:p>
    <w:p w14:paraId="302BD35C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Molecular Function</w:t>
      </w:r>
    </w:p>
    <w:p w14:paraId="1C584E03" w14:textId="77777777" w:rsidR="00F932BC" w:rsidRDefault="00F932BC" w:rsidP="00F932BC">
      <w:r w:rsidRPr="00F96063">
        <w:rPr>
          <w:b/>
          <w:bCs/>
          <w:i/>
          <w:iCs/>
        </w:rPr>
        <w:t>GO:0004672</w:t>
      </w:r>
      <w:r>
        <w:t xml:space="preserve"> – protein kinase activity</w:t>
      </w:r>
    </w:p>
    <w:p w14:paraId="02B5778D" w14:textId="77777777" w:rsidR="00F932BC" w:rsidRDefault="00F932BC" w:rsidP="00F932BC">
      <w:r w:rsidRPr="00F96063">
        <w:rPr>
          <w:b/>
          <w:bCs/>
          <w:i/>
          <w:iCs/>
        </w:rPr>
        <w:t>GO:0004674</w:t>
      </w:r>
      <w:r>
        <w:t xml:space="preserve"> – protein serine/threonine kinase activity</w:t>
      </w:r>
    </w:p>
    <w:p w14:paraId="06B80104" w14:textId="77777777" w:rsidR="00F932BC" w:rsidRDefault="00F932BC" w:rsidP="00F932BC">
      <w:r w:rsidRPr="00F96063">
        <w:rPr>
          <w:b/>
          <w:bCs/>
          <w:i/>
          <w:iCs/>
        </w:rPr>
        <w:t>GO:0005524</w:t>
      </w:r>
      <w:r>
        <w:t xml:space="preserve"> – ATP binding</w:t>
      </w:r>
    </w:p>
    <w:p w14:paraId="5C0BB10C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Biological Process</w:t>
      </w:r>
    </w:p>
    <w:p w14:paraId="47940BD7" w14:textId="77777777" w:rsidR="00F932BC" w:rsidRDefault="00F932BC" w:rsidP="00F932BC">
      <w:r w:rsidRPr="00F96063">
        <w:rPr>
          <w:b/>
          <w:bCs/>
          <w:i/>
          <w:iCs/>
        </w:rPr>
        <w:t>GO:0006468</w:t>
      </w:r>
      <w:r>
        <w:t xml:space="preserve"> – protein phosphorylation</w:t>
      </w:r>
    </w:p>
    <w:p w14:paraId="159716A4" w14:textId="77777777" w:rsidR="00F932BC" w:rsidRDefault="00F932BC" w:rsidP="00F932BC">
      <w:r w:rsidRPr="00F96063">
        <w:rPr>
          <w:b/>
          <w:bCs/>
          <w:i/>
          <w:iCs/>
        </w:rPr>
        <w:t>GO:0007165</w:t>
      </w:r>
      <w:r>
        <w:t xml:space="preserve"> – signal transduction</w:t>
      </w:r>
    </w:p>
    <w:p w14:paraId="604C5BC1" w14:textId="77777777" w:rsidR="00F932BC" w:rsidRPr="00F96063" w:rsidRDefault="00F932BC" w:rsidP="00F932BC">
      <w:pPr>
        <w:rPr>
          <w:b/>
          <w:bCs/>
          <w:i/>
          <w:iCs/>
        </w:rPr>
      </w:pPr>
      <w:r w:rsidRPr="00F96063">
        <w:rPr>
          <w:b/>
          <w:bCs/>
          <w:i/>
          <w:iCs/>
        </w:rPr>
        <w:t>Final identification</w:t>
      </w:r>
    </w:p>
    <w:p w14:paraId="6C68F492" w14:textId="77777777" w:rsidR="00F932BC" w:rsidRDefault="00F932BC" w:rsidP="00F932BC">
      <w:r>
        <w:t>Fes_sc0000542.1.9000013.aua.1 identified as putative CIPK6 homolog in buckwheat</w:t>
      </w:r>
    </w:p>
    <w:p w14:paraId="4BC68924" w14:textId="77777777" w:rsidR="002F7811" w:rsidRDefault="002F7811" w:rsidP="00F169E6">
      <w:pPr>
        <w:rPr>
          <w:b/>
          <w:bCs/>
        </w:rPr>
      </w:pPr>
    </w:p>
    <w:p w14:paraId="01743ABC" w14:textId="43771DFF" w:rsidR="00F169E6" w:rsidRPr="00CF1C33" w:rsidRDefault="00F169E6" w:rsidP="00F169E6">
      <w:pPr>
        <w:rPr>
          <w:b/>
          <w:bCs/>
        </w:rPr>
      </w:pPr>
      <w:r w:rsidRPr="00CF1C33">
        <w:rPr>
          <w:b/>
          <w:bCs/>
        </w:rPr>
        <w:lastRenderedPageBreak/>
        <w:t>STEP 23 – Identification of CIPK7 in buckwheat</w:t>
      </w:r>
    </w:p>
    <w:p w14:paraId="62FDF538" w14:textId="4DEC579C" w:rsidR="00F169E6" w:rsidRPr="00CF1C33" w:rsidRDefault="00F169E6" w:rsidP="00F169E6">
      <w:pPr>
        <w:rPr>
          <w:b/>
          <w:bCs/>
          <w:i/>
          <w:iCs/>
        </w:rPr>
      </w:pPr>
      <w:r w:rsidRPr="00CF1C33">
        <w:rPr>
          <w:b/>
          <w:bCs/>
          <w:i/>
          <w:iCs/>
        </w:rPr>
        <w:t>Reference protein</w:t>
      </w:r>
    </w:p>
    <w:p w14:paraId="43B544A7" w14:textId="77777777" w:rsidR="00F169E6" w:rsidRDefault="00F169E6" w:rsidP="00F169E6">
      <w:r w:rsidRPr="00CF1C33">
        <w:rPr>
          <w:b/>
          <w:bCs/>
          <w:i/>
          <w:iCs/>
        </w:rPr>
        <w:t>Gene:</w:t>
      </w:r>
      <w:r>
        <w:t xml:space="preserve"> CIPK7</w:t>
      </w:r>
    </w:p>
    <w:p w14:paraId="1C17A1C6" w14:textId="77777777" w:rsidR="00F169E6" w:rsidRDefault="00F169E6" w:rsidP="00F169E6">
      <w:r w:rsidRPr="00CF1C33">
        <w:rPr>
          <w:b/>
          <w:bCs/>
          <w:i/>
          <w:iCs/>
        </w:rPr>
        <w:t>Species:</w:t>
      </w:r>
      <w:r>
        <w:t xml:space="preserve"> Arabidopsis thaliana</w:t>
      </w:r>
    </w:p>
    <w:p w14:paraId="51A5DA02" w14:textId="77777777" w:rsidR="00F169E6" w:rsidRDefault="00F169E6" w:rsidP="00F169E6">
      <w:r w:rsidRPr="00CF1C33">
        <w:rPr>
          <w:b/>
          <w:bCs/>
          <w:i/>
          <w:iCs/>
        </w:rPr>
        <w:t>Accession:</w:t>
      </w:r>
      <w:r>
        <w:t xml:space="preserve"> AAK16682.1</w:t>
      </w:r>
    </w:p>
    <w:p w14:paraId="62A95797" w14:textId="77777777" w:rsidR="00F169E6" w:rsidRDefault="00F169E6" w:rsidP="00F169E6">
      <w:r w:rsidRPr="00CF1C33">
        <w:rPr>
          <w:b/>
          <w:bCs/>
          <w:i/>
          <w:iCs/>
        </w:rPr>
        <w:t>Length:</w:t>
      </w:r>
      <w:r>
        <w:t xml:space="preserve"> 429 aa</w:t>
      </w:r>
    </w:p>
    <w:p w14:paraId="15922608" w14:textId="7EE9D788" w:rsidR="00F169E6" w:rsidRPr="002F7811" w:rsidRDefault="00F169E6" w:rsidP="00F169E6">
      <w:pPr>
        <w:rPr>
          <w:b/>
          <w:bCs/>
          <w:i/>
          <w:iCs/>
        </w:rPr>
      </w:pPr>
      <w:r w:rsidRPr="002F7811">
        <w:rPr>
          <w:b/>
          <w:bCs/>
          <w:i/>
          <w:iCs/>
        </w:rPr>
        <w:t xml:space="preserve"> Search approach</w:t>
      </w:r>
    </w:p>
    <w:p w14:paraId="22C9C325" w14:textId="77777777" w:rsidR="00F169E6" w:rsidRDefault="00F169E6" w:rsidP="00F169E6">
      <w:r>
        <w:t xml:space="preserve">The Arabidopsis CIPK7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31502BCC" w14:textId="50D62C87" w:rsidR="00F169E6" w:rsidRPr="002F7811" w:rsidRDefault="00F169E6" w:rsidP="00F169E6">
      <w:pPr>
        <w:rPr>
          <w:b/>
          <w:bCs/>
          <w:i/>
          <w:iCs/>
        </w:rPr>
      </w:pPr>
      <w:proofErr w:type="spellStart"/>
      <w:r w:rsidRPr="002F7811">
        <w:rPr>
          <w:b/>
          <w:bCs/>
          <w:i/>
          <w:iCs/>
        </w:rPr>
        <w:t>BLASTp</w:t>
      </w:r>
      <w:proofErr w:type="spellEnd"/>
      <w:r w:rsidRPr="002F7811">
        <w:rPr>
          <w:b/>
          <w:bCs/>
          <w:i/>
          <w:iCs/>
        </w:rPr>
        <w:t xml:space="preserve"> results</w:t>
      </w:r>
    </w:p>
    <w:p w14:paraId="6BAD0447" w14:textId="0AB3BBF2" w:rsidR="00F169E6" w:rsidRDefault="00F169E6" w:rsidP="00F169E6">
      <w:r w:rsidRPr="002F7811">
        <w:rPr>
          <w:b/>
          <w:bCs/>
          <w:i/>
          <w:iCs/>
        </w:rPr>
        <w:t>Best hit:</w:t>
      </w:r>
      <w:r>
        <w:t xml:space="preserve"> Fes_sc0000531.1.</w:t>
      </w:r>
      <w:r w:rsidR="009616F0">
        <w:t>g</w:t>
      </w:r>
      <w:r>
        <w:t>000008.aua.1</w:t>
      </w:r>
    </w:p>
    <w:p w14:paraId="678A0975" w14:textId="77777777" w:rsidR="00F169E6" w:rsidRDefault="00F169E6" w:rsidP="00F169E6">
      <w:r w:rsidRPr="002F7811">
        <w:rPr>
          <w:b/>
          <w:bCs/>
          <w:i/>
          <w:iCs/>
        </w:rPr>
        <w:t>Protein length:</w:t>
      </w:r>
      <w:r>
        <w:t xml:space="preserve"> 433 aa</w:t>
      </w:r>
    </w:p>
    <w:p w14:paraId="3599BC79" w14:textId="4CD4C8F7" w:rsidR="00F169E6" w:rsidRDefault="00F169E6" w:rsidP="00F169E6">
      <w:r>
        <w:t xml:space="preserve">E-value: </w:t>
      </w:r>
      <w:r w:rsidR="00D61700">
        <w:t>5e-156</w:t>
      </w:r>
    </w:p>
    <w:p w14:paraId="65E0482B" w14:textId="09E96807" w:rsidR="00F169E6" w:rsidRDefault="00F169E6" w:rsidP="00F169E6">
      <w:r>
        <w:t>Sequence identity: 5</w:t>
      </w:r>
      <w:r w:rsidR="00B87EE8">
        <w:t>2</w:t>
      </w:r>
      <w:r>
        <w:t>%</w:t>
      </w:r>
    </w:p>
    <w:p w14:paraId="683D8E22" w14:textId="3F385D3A" w:rsidR="00F169E6" w:rsidRDefault="00F169E6" w:rsidP="00F169E6">
      <w:r>
        <w:t>Positives: 71%</w:t>
      </w:r>
    </w:p>
    <w:p w14:paraId="59479399" w14:textId="61AE1E9F" w:rsidR="00F169E6" w:rsidRPr="006E5312" w:rsidRDefault="00F169E6" w:rsidP="00F169E6">
      <w:pPr>
        <w:rPr>
          <w:b/>
          <w:bCs/>
          <w:i/>
          <w:iCs/>
        </w:rPr>
      </w:pPr>
      <w:r w:rsidRPr="006E5312">
        <w:rPr>
          <w:b/>
          <w:bCs/>
          <w:i/>
          <w:iCs/>
        </w:rPr>
        <w:t>Inference</w:t>
      </w:r>
    </w:p>
    <w:p w14:paraId="29F63517" w14:textId="77777777" w:rsidR="00F169E6" w:rsidRDefault="00F169E6" w:rsidP="00F169E6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655F8B65" w14:textId="77777777" w:rsidR="00F169E6" w:rsidRDefault="00F169E6" w:rsidP="00F169E6">
      <w:r>
        <w:t>Sequence identity and positives fall within the expected range for plant CIPKs</w:t>
      </w:r>
    </w:p>
    <w:p w14:paraId="1D738BF1" w14:textId="77777777" w:rsidR="00F169E6" w:rsidRDefault="00F169E6" w:rsidP="00F169E6">
      <w:r>
        <w:t>Strong homology indicates an orthologous relationship with Arabidopsis CIPK7</w:t>
      </w:r>
    </w:p>
    <w:p w14:paraId="74CC65C1" w14:textId="0CDBA74E" w:rsidR="00F169E6" w:rsidRPr="006E5312" w:rsidRDefault="00F169E6" w:rsidP="00F169E6">
      <w:pPr>
        <w:rPr>
          <w:b/>
          <w:bCs/>
          <w:i/>
          <w:iCs/>
        </w:rPr>
      </w:pPr>
      <w:r w:rsidRPr="006E5312">
        <w:rPr>
          <w:b/>
          <w:bCs/>
          <w:i/>
          <w:iCs/>
        </w:rPr>
        <w:t>Domain validation (</w:t>
      </w:r>
      <w:proofErr w:type="spellStart"/>
      <w:r w:rsidRPr="006E5312">
        <w:rPr>
          <w:b/>
          <w:bCs/>
          <w:i/>
          <w:iCs/>
        </w:rPr>
        <w:t>InterProScan</w:t>
      </w:r>
      <w:proofErr w:type="spellEnd"/>
      <w:r w:rsidRPr="006E5312">
        <w:rPr>
          <w:b/>
          <w:bCs/>
          <w:i/>
          <w:iCs/>
        </w:rPr>
        <w:t>)</w:t>
      </w:r>
    </w:p>
    <w:p w14:paraId="606888B5" w14:textId="77777777" w:rsidR="00F169E6" w:rsidRPr="00FF6FE8" w:rsidRDefault="00F169E6" w:rsidP="00F169E6">
      <w:pPr>
        <w:rPr>
          <w:b/>
          <w:bCs/>
          <w:i/>
          <w:iCs/>
        </w:rPr>
      </w:pPr>
      <w:r w:rsidRPr="00FF6FE8">
        <w:rPr>
          <w:b/>
          <w:bCs/>
          <w:i/>
          <w:iCs/>
        </w:rPr>
        <w:t>N-terminal domain</w:t>
      </w:r>
    </w:p>
    <w:p w14:paraId="255181AA" w14:textId="77777777" w:rsidR="00F169E6" w:rsidRDefault="00F169E6" w:rsidP="00F169E6">
      <w:r>
        <w:t>Protein kinase domain</w:t>
      </w:r>
    </w:p>
    <w:p w14:paraId="42E81E8A" w14:textId="77777777" w:rsidR="00F169E6" w:rsidRDefault="00F169E6" w:rsidP="00F169E6">
      <w:r>
        <w:t>PF00069 / IPR000719</w:t>
      </w:r>
    </w:p>
    <w:p w14:paraId="5DE86E6B" w14:textId="77777777" w:rsidR="00F169E6" w:rsidRDefault="00F169E6" w:rsidP="00F169E6">
      <w:r>
        <w:t>Serine/threonine kinase catalytic domain</w:t>
      </w:r>
    </w:p>
    <w:p w14:paraId="38E0FA5B" w14:textId="77777777" w:rsidR="00F169E6" w:rsidRDefault="00F169E6" w:rsidP="00F169E6">
      <w:r>
        <w:t>ATP-binding and active-site motifs present</w:t>
      </w:r>
    </w:p>
    <w:p w14:paraId="29F135B9" w14:textId="35081BB0" w:rsidR="00F169E6" w:rsidRDefault="00F169E6" w:rsidP="00F169E6">
      <w:r>
        <w:t>Location: 23–283 aa</w:t>
      </w:r>
    </w:p>
    <w:p w14:paraId="25A6CAAF" w14:textId="1EE5CC2A" w:rsidR="00F169E6" w:rsidRDefault="00F169E6" w:rsidP="00F169E6">
      <w:r>
        <w:t>Confirms functional serine/threonine kinase activity.</w:t>
      </w:r>
    </w:p>
    <w:p w14:paraId="0ABA5233" w14:textId="77777777" w:rsidR="00F169E6" w:rsidRPr="00FF6FE8" w:rsidRDefault="00F169E6" w:rsidP="00F169E6">
      <w:pPr>
        <w:rPr>
          <w:b/>
          <w:bCs/>
          <w:i/>
          <w:iCs/>
        </w:rPr>
      </w:pPr>
      <w:r w:rsidRPr="00FF6FE8">
        <w:rPr>
          <w:b/>
          <w:bCs/>
          <w:i/>
          <w:iCs/>
        </w:rPr>
        <w:t>C-terminal domain</w:t>
      </w:r>
    </w:p>
    <w:p w14:paraId="28F031F7" w14:textId="77777777" w:rsidR="00F169E6" w:rsidRDefault="00F169E6" w:rsidP="00F169E6">
      <w:r>
        <w:t>NAF / FISL domain</w:t>
      </w:r>
    </w:p>
    <w:p w14:paraId="21B9967E" w14:textId="77777777" w:rsidR="00F169E6" w:rsidRDefault="00F169E6" w:rsidP="00F169E6">
      <w:r>
        <w:t>PF03822 / IPR018451</w:t>
      </w:r>
    </w:p>
    <w:p w14:paraId="67CF175E" w14:textId="050B27A8" w:rsidR="00F169E6" w:rsidRDefault="00F169E6" w:rsidP="00F169E6">
      <w:r>
        <w:t>Location: 309–367 aa</w:t>
      </w:r>
    </w:p>
    <w:p w14:paraId="0EC068D0" w14:textId="6053B566" w:rsidR="00F169E6" w:rsidRDefault="00F169E6" w:rsidP="00F169E6">
      <w:r>
        <w:lastRenderedPageBreak/>
        <w:t>Diagnostic CIPK feature required for CBL interaction.</w:t>
      </w:r>
    </w:p>
    <w:p w14:paraId="0681AA1D" w14:textId="652E4251" w:rsidR="00F169E6" w:rsidRPr="009D4E4D" w:rsidRDefault="00F169E6" w:rsidP="00F169E6">
      <w:pPr>
        <w:rPr>
          <w:b/>
          <w:bCs/>
          <w:i/>
          <w:iCs/>
        </w:rPr>
      </w:pPr>
      <w:r w:rsidRPr="009D4E4D">
        <w:rPr>
          <w:b/>
          <w:bCs/>
          <w:i/>
          <w:iCs/>
        </w:rPr>
        <w:t>GO terms – CIPK7 (Buckwheat)</w:t>
      </w:r>
    </w:p>
    <w:p w14:paraId="3767D701" w14:textId="77777777" w:rsidR="00F169E6" w:rsidRPr="00C251D6" w:rsidRDefault="00F169E6" w:rsidP="00F169E6">
      <w:pPr>
        <w:rPr>
          <w:b/>
          <w:bCs/>
          <w:i/>
          <w:iCs/>
        </w:rPr>
      </w:pPr>
      <w:r w:rsidRPr="00C251D6">
        <w:rPr>
          <w:b/>
          <w:bCs/>
          <w:i/>
          <w:iCs/>
        </w:rPr>
        <w:t>Molecular Function</w:t>
      </w:r>
    </w:p>
    <w:p w14:paraId="25B00B3F" w14:textId="77777777" w:rsidR="00F169E6" w:rsidRDefault="00F169E6" w:rsidP="00F169E6">
      <w:r w:rsidRPr="00DF7AE4">
        <w:rPr>
          <w:b/>
          <w:bCs/>
          <w:i/>
          <w:iCs/>
        </w:rPr>
        <w:t>GO:0004672</w:t>
      </w:r>
      <w:r>
        <w:t xml:space="preserve"> – protein kinase activity</w:t>
      </w:r>
    </w:p>
    <w:p w14:paraId="6DAC271B" w14:textId="77777777" w:rsidR="00F169E6" w:rsidRDefault="00F169E6" w:rsidP="00F169E6">
      <w:r w:rsidRPr="00DF7AE4">
        <w:rPr>
          <w:b/>
          <w:bCs/>
          <w:i/>
          <w:iCs/>
        </w:rPr>
        <w:t>GO:0004674</w:t>
      </w:r>
      <w:r>
        <w:t xml:space="preserve"> – protein serine/threonine kinase activity</w:t>
      </w:r>
    </w:p>
    <w:p w14:paraId="006531FF" w14:textId="77777777" w:rsidR="00F169E6" w:rsidRDefault="00F169E6" w:rsidP="00F169E6">
      <w:r w:rsidRPr="00DF7AE4">
        <w:rPr>
          <w:b/>
          <w:bCs/>
          <w:i/>
          <w:iCs/>
        </w:rPr>
        <w:t>GO:0005524</w:t>
      </w:r>
      <w:r>
        <w:t xml:space="preserve"> – ATP binding</w:t>
      </w:r>
    </w:p>
    <w:p w14:paraId="453BA86D" w14:textId="77777777" w:rsidR="00F169E6" w:rsidRPr="00DF7AE4" w:rsidRDefault="00F169E6" w:rsidP="00F169E6">
      <w:pPr>
        <w:rPr>
          <w:b/>
          <w:bCs/>
          <w:i/>
          <w:iCs/>
        </w:rPr>
      </w:pPr>
      <w:r w:rsidRPr="00DF7AE4">
        <w:rPr>
          <w:b/>
          <w:bCs/>
          <w:i/>
          <w:iCs/>
        </w:rPr>
        <w:t>Biological Process</w:t>
      </w:r>
    </w:p>
    <w:p w14:paraId="1CB93E8F" w14:textId="77777777" w:rsidR="00F169E6" w:rsidRDefault="00F169E6" w:rsidP="00F169E6">
      <w:r w:rsidRPr="00DF7AE4">
        <w:rPr>
          <w:b/>
          <w:bCs/>
          <w:i/>
          <w:iCs/>
        </w:rPr>
        <w:t>GO:0006468</w:t>
      </w:r>
      <w:r>
        <w:t xml:space="preserve"> – protein phosphorylation</w:t>
      </w:r>
    </w:p>
    <w:p w14:paraId="09A1B777" w14:textId="77777777" w:rsidR="00F169E6" w:rsidRDefault="00F169E6" w:rsidP="00F169E6">
      <w:r w:rsidRPr="00DF7AE4">
        <w:rPr>
          <w:b/>
          <w:bCs/>
          <w:i/>
          <w:iCs/>
        </w:rPr>
        <w:t>GO:0007165</w:t>
      </w:r>
      <w:r>
        <w:t xml:space="preserve"> – signal transduction</w:t>
      </w:r>
    </w:p>
    <w:p w14:paraId="613F13D9" w14:textId="107A16C0" w:rsidR="00F169E6" w:rsidRPr="00384DC5" w:rsidRDefault="00F169E6" w:rsidP="00F169E6">
      <w:pPr>
        <w:rPr>
          <w:b/>
          <w:bCs/>
          <w:i/>
          <w:iCs/>
        </w:rPr>
      </w:pPr>
      <w:r w:rsidRPr="00384DC5">
        <w:rPr>
          <w:b/>
          <w:bCs/>
          <w:i/>
          <w:iCs/>
        </w:rPr>
        <w:t>Final identification</w:t>
      </w:r>
    </w:p>
    <w:p w14:paraId="117B6FBD" w14:textId="1DA443C4" w:rsidR="00F932BC" w:rsidRDefault="00F169E6" w:rsidP="00F169E6">
      <w:r>
        <w:t>Fes_sc0000531.1.</w:t>
      </w:r>
      <w:r w:rsidR="00801B54">
        <w:t>g</w:t>
      </w:r>
      <w:r>
        <w:t xml:space="preserve">000008.aua.1 was identified as a putative CIPK7 homolog in buckwheat based on strong </w:t>
      </w:r>
      <w:proofErr w:type="spellStart"/>
      <w:r>
        <w:t>BLASTp</w:t>
      </w:r>
      <w:proofErr w:type="spellEnd"/>
      <w:r>
        <w:t xml:space="preserve"> similarity to Arabidopsis thaliana CIPK7 and the presence of a conserved N-terminal serine/threonine protein kinase domain together with a characteristic C-terminal NAF/FISL domain</w:t>
      </w:r>
      <w:r w:rsidR="00195AB1">
        <w:t>.</w:t>
      </w:r>
    </w:p>
    <w:p w14:paraId="32E51BEF" w14:textId="77777777" w:rsidR="008D0111" w:rsidRDefault="008D0111" w:rsidP="00F169E6"/>
    <w:p w14:paraId="7B223D83" w14:textId="069934CB" w:rsidR="000E59AD" w:rsidRPr="000E59AD" w:rsidRDefault="000E59AD" w:rsidP="000E59AD">
      <w:pPr>
        <w:rPr>
          <w:b/>
          <w:bCs/>
        </w:rPr>
      </w:pPr>
      <w:r w:rsidRPr="000E59AD">
        <w:rPr>
          <w:b/>
          <w:bCs/>
        </w:rPr>
        <w:t>STEP 24 – Identification of CIPK8 in buckwheat</w:t>
      </w:r>
    </w:p>
    <w:p w14:paraId="6B9ED295" w14:textId="77188717" w:rsidR="000E59AD" w:rsidRPr="000E59AD" w:rsidRDefault="000E59AD" w:rsidP="000E59AD">
      <w:pPr>
        <w:rPr>
          <w:b/>
          <w:bCs/>
          <w:i/>
          <w:iCs/>
        </w:rPr>
      </w:pPr>
      <w:r w:rsidRPr="000E59AD">
        <w:rPr>
          <w:b/>
          <w:bCs/>
          <w:i/>
          <w:iCs/>
        </w:rPr>
        <w:t>Reference protein</w:t>
      </w:r>
    </w:p>
    <w:p w14:paraId="4701920B" w14:textId="77777777" w:rsidR="000E59AD" w:rsidRDefault="000E59AD" w:rsidP="000E59AD">
      <w:r>
        <w:t>Gene: CIPK8</w:t>
      </w:r>
    </w:p>
    <w:p w14:paraId="224C89D6" w14:textId="77777777" w:rsidR="000E59AD" w:rsidRDefault="000E59AD" w:rsidP="000E59AD">
      <w:r>
        <w:t>Species: Arabidopsis thaliana</w:t>
      </w:r>
    </w:p>
    <w:p w14:paraId="6D50A869" w14:textId="77777777" w:rsidR="000E59AD" w:rsidRDefault="000E59AD" w:rsidP="000E59AD">
      <w:r>
        <w:t>Accession: AEE84899.1</w:t>
      </w:r>
    </w:p>
    <w:p w14:paraId="4A59C3E6" w14:textId="77777777" w:rsidR="000E59AD" w:rsidRDefault="000E59AD" w:rsidP="000E59AD">
      <w:r>
        <w:t>Length: 445 aa</w:t>
      </w:r>
    </w:p>
    <w:p w14:paraId="70BD1CDA" w14:textId="36B596FA" w:rsidR="000E59AD" w:rsidRPr="000E59AD" w:rsidRDefault="000E59AD" w:rsidP="000E59AD">
      <w:pPr>
        <w:rPr>
          <w:b/>
          <w:bCs/>
          <w:i/>
          <w:iCs/>
        </w:rPr>
      </w:pPr>
      <w:r w:rsidRPr="000E59AD">
        <w:rPr>
          <w:b/>
          <w:bCs/>
          <w:i/>
          <w:iCs/>
        </w:rPr>
        <w:t>Search approach</w:t>
      </w:r>
    </w:p>
    <w:p w14:paraId="2208D048" w14:textId="77777777" w:rsidR="000E59AD" w:rsidRDefault="000E59AD" w:rsidP="000E59AD">
      <w:r>
        <w:t xml:space="preserve">The Arabidopsis CIPK8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472B2203" w14:textId="621CB7E3" w:rsidR="000E59AD" w:rsidRPr="000E59AD" w:rsidRDefault="000E59AD" w:rsidP="000E59AD">
      <w:pPr>
        <w:rPr>
          <w:b/>
          <w:bCs/>
          <w:i/>
          <w:iCs/>
        </w:rPr>
      </w:pPr>
      <w:proofErr w:type="spellStart"/>
      <w:r w:rsidRPr="000E59AD">
        <w:rPr>
          <w:b/>
          <w:bCs/>
          <w:i/>
          <w:iCs/>
        </w:rPr>
        <w:t>BLASTp</w:t>
      </w:r>
      <w:proofErr w:type="spellEnd"/>
      <w:r w:rsidRPr="000E59AD">
        <w:rPr>
          <w:b/>
          <w:bCs/>
          <w:i/>
          <w:iCs/>
        </w:rPr>
        <w:t xml:space="preserve"> results</w:t>
      </w:r>
    </w:p>
    <w:p w14:paraId="5CC4AE58" w14:textId="40B21F15" w:rsidR="000E59AD" w:rsidRDefault="000E59AD" w:rsidP="000E59AD">
      <w:r>
        <w:t>Best hit: Fes_sc0000024.1.</w:t>
      </w:r>
      <w:r w:rsidR="00F61BE4">
        <w:t>g</w:t>
      </w:r>
      <w:r>
        <w:t>000006.aua.1</w:t>
      </w:r>
    </w:p>
    <w:p w14:paraId="00615D55" w14:textId="77777777" w:rsidR="000E59AD" w:rsidRDefault="000E59AD" w:rsidP="000E59AD">
      <w:r>
        <w:t>Protein length: 447 aa</w:t>
      </w:r>
    </w:p>
    <w:p w14:paraId="324646EB" w14:textId="77777777" w:rsidR="000E59AD" w:rsidRDefault="000E59AD" w:rsidP="000E59AD">
      <w:r>
        <w:t>E-value: 0.0</w:t>
      </w:r>
    </w:p>
    <w:p w14:paraId="4D1B7253" w14:textId="61C928C8" w:rsidR="000E59AD" w:rsidRDefault="000E59AD" w:rsidP="000E59AD">
      <w:r>
        <w:t>Sequence identity: 76%</w:t>
      </w:r>
    </w:p>
    <w:p w14:paraId="77A85D9D" w14:textId="77777777" w:rsidR="00666DBE" w:rsidRDefault="000E59AD" w:rsidP="000E59AD">
      <w:r>
        <w:t>Positives: 88%</w:t>
      </w:r>
    </w:p>
    <w:p w14:paraId="32246FCA" w14:textId="111C4AFF" w:rsidR="000E59AD" w:rsidRPr="00666DBE" w:rsidRDefault="000E59AD" w:rsidP="000E59AD">
      <w:r w:rsidRPr="0035271A">
        <w:rPr>
          <w:b/>
          <w:bCs/>
          <w:i/>
          <w:iCs/>
        </w:rPr>
        <w:t>Inference</w:t>
      </w:r>
    </w:p>
    <w:p w14:paraId="3AE15740" w14:textId="77777777" w:rsidR="000E59AD" w:rsidRDefault="000E59AD" w:rsidP="000E59AD">
      <w:r>
        <w:t xml:space="preserve">Extremely significant </w:t>
      </w:r>
      <w:proofErr w:type="spellStart"/>
      <w:r>
        <w:t>BLASTp</w:t>
      </w:r>
      <w:proofErr w:type="spellEnd"/>
      <w:r>
        <w:t xml:space="preserve"> hit with full-length alignment</w:t>
      </w:r>
    </w:p>
    <w:p w14:paraId="71DCF4EF" w14:textId="77777777" w:rsidR="000E59AD" w:rsidRDefault="000E59AD" w:rsidP="000E59AD">
      <w:r>
        <w:t>High identity and positives indicate strong evolutionary conservation</w:t>
      </w:r>
    </w:p>
    <w:p w14:paraId="44AD67FD" w14:textId="77777777" w:rsidR="000E59AD" w:rsidRDefault="000E59AD" w:rsidP="000E59AD">
      <w:r>
        <w:lastRenderedPageBreak/>
        <w:t>Confirms an orthologous relationship with Arabidopsis CIPK8</w:t>
      </w:r>
    </w:p>
    <w:p w14:paraId="4B7B35CB" w14:textId="6A33D526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Domain validation (</w:t>
      </w:r>
      <w:proofErr w:type="spellStart"/>
      <w:r w:rsidRPr="00401160">
        <w:rPr>
          <w:b/>
          <w:bCs/>
          <w:i/>
          <w:iCs/>
        </w:rPr>
        <w:t>InterProScan</w:t>
      </w:r>
      <w:proofErr w:type="spellEnd"/>
      <w:r w:rsidRPr="00401160">
        <w:rPr>
          <w:b/>
          <w:bCs/>
          <w:i/>
          <w:iCs/>
        </w:rPr>
        <w:t>)</w:t>
      </w:r>
    </w:p>
    <w:p w14:paraId="50CB8144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N-terminal domain</w:t>
      </w:r>
    </w:p>
    <w:p w14:paraId="2A2AE359" w14:textId="77777777" w:rsidR="000E59AD" w:rsidRDefault="000E59AD" w:rsidP="000E59AD">
      <w:r>
        <w:t>Protein kinase domain</w:t>
      </w:r>
    </w:p>
    <w:p w14:paraId="4A609869" w14:textId="77777777" w:rsidR="000E59AD" w:rsidRDefault="000E59AD" w:rsidP="000E59AD">
      <w:r>
        <w:t>PF00069 / IPR000719</w:t>
      </w:r>
    </w:p>
    <w:p w14:paraId="76C3CE21" w14:textId="77777777" w:rsidR="000E59AD" w:rsidRDefault="000E59AD" w:rsidP="000E59AD">
      <w:r>
        <w:t>Serine/threonine kinase catalytic domain</w:t>
      </w:r>
    </w:p>
    <w:p w14:paraId="50C7CDF6" w14:textId="77777777" w:rsidR="000E59AD" w:rsidRDefault="000E59AD" w:rsidP="000E59AD">
      <w:r>
        <w:t>ATP-binding and active-site motifs present</w:t>
      </w:r>
    </w:p>
    <w:p w14:paraId="1C352784" w14:textId="5837B6FB" w:rsidR="000E59AD" w:rsidRDefault="000E59AD" w:rsidP="000E59AD">
      <w:r>
        <w:t>Location: 9–262 aa</w:t>
      </w:r>
    </w:p>
    <w:p w14:paraId="3E39C1EE" w14:textId="465CE63F" w:rsidR="000E59AD" w:rsidRDefault="000E59AD" w:rsidP="000E59AD">
      <w:r>
        <w:t>Confirms functional serine/threonine kinase activity.</w:t>
      </w:r>
    </w:p>
    <w:p w14:paraId="48D18C2C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C-terminal domain</w:t>
      </w:r>
    </w:p>
    <w:p w14:paraId="29FB3D1E" w14:textId="77777777" w:rsidR="000E59AD" w:rsidRDefault="000E59AD" w:rsidP="000E59AD">
      <w:r>
        <w:t>NAF / FISL domain</w:t>
      </w:r>
    </w:p>
    <w:p w14:paraId="2664662A" w14:textId="77777777" w:rsidR="000E59AD" w:rsidRDefault="000E59AD" w:rsidP="000E59AD">
      <w:r>
        <w:t>PF03822 / IPR018451</w:t>
      </w:r>
    </w:p>
    <w:p w14:paraId="74B030EC" w14:textId="77777777" w:rsidR="000E59AD" w:rsidRDefault="000E59AD" w:rsidP="000E59AD">
      <w:r>
        <w:t>Location: ~304–365 aa</w:t>
      </w:r>
    </w:p>
    <w:p w14:paraId="2651BB82" w14:textId="318E9723" w:rsidR="000E59AD" w:rsidRDefault="000E59AD" w:rsidP="000E59AD">
      <w:r>
        <w:t>Diagnostic CIPK feature required for interaction with CBL calcium sensors.</w:t>
      </w:r>
    </w:p>
    <w:p w14:paraId="289321C0" w14:textId="4648F1C1" w:rsidR="000E59AD" w:rsidRPr="00401160" w:rsidRDefault="000E59AD" w:rsidP="000E59AD">
      <w:pPr>
        <w:rPr>
          <w:b/>
          <w:bCs/>
          <w:i/>
          <w:iCs/>
        </w:rPr>
      </w:pPr>
      <w:r>
        <w:t xml:space="preserve"> </w:t>
      </w:r>
      <w:r w:rsidRPr="00401160">
        <w:rPr>
          <w:b/>
          <w:bCs/>
          <w:i/>
          <w:iCs/>
        </w:rPr>
        <w:t>GO terms – CIPK8 (Buckwheat)</w:t>
      </w:r>
    </w:p>
    <w:p w14:paraId="2F828D15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Molecular Function</w:t>
      </w:r>
    </w:p>
    <w:p w14:paraId="3E6B194C" w14:textId="77777777" w:rsidR="000E59AD" w:rsidRDefault="000E59AD" w:rsidP="000E59AD">
      <w:r>
        <w:t>GO:0004672 – protein kinase activity</w:t>
      </w:r>
    </w:p>
    <w:p w14:paraId="2DB65B11" w14:textId="77777777" w:rsidR="000E59AD" w:rsidRDefault="000E59AD" w:rsidP="000E59AD">
      <w:r>
        <w:t>GO:0004674 – protein serine/threonine kinase activity</w:t>
      </w:r>
    </w:p>
    <w:p w14:paraId="47D06894" w14:textId="77777777" w:rsidR="000E59AD" w:rsidRDefault="000E59AD" w:rsidP="000E59AD">
      <w:r>
        <w:t>GO:0005524 – ATP binding</w:t>
      </w:r>
    </w:p>
    <w:p w14:paraId="2148C198" w14:textId="77777777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Biological Process</w:t>
      </w:r>
    </w:p>
    <w:p w14:paraId="7F37B729" w14:textId="77777777" w:rsidR="000E59AD" w:rsidRDefault="000E59AD" w:rsidP="000E59AD">
      <w:r>
        <w:t>GO:0006468 – protein phosphorylation</w:t>
      </w:r>
    </w:p>
    <w:p w14:paraId="177AA306" w14:textId="77777777" w:rsidR="000E59AD" w:rsidRDefault="000E59AD" w:rsidP="000E59AD">
      <w:r>
        <w:t>GO:0007165 – signal transduction</w:t>
      </w:r>
    </w:p>
    <w:p w14:paraId="15BB5095" w14:textId="175B5CEC" w:rsidR="000E59AD" w:rsidRPr="00401160" w:rsidRDefault="000E59AD" w:rsidP="000E59AD">
      <w:pPr>
        <w:rPr>
          <w:b/>
          <w:bCs/>
          <w:i/>
          <w:iCs/>
        </w:rPr>
      </w:pPr>
      <w:r w:rsidRPr="00401160">
        <w:rPr>
          <w:b/>
          <w:bCs/>
          <w:i/>
          <w:iCs/>
        </w:rPr>
        <w:t>Final identification</w:t>
      </w:r>
    </w:p>
    <w:p w14:paraId="555BD5C6" w14:textId="346E86EF" w:rsidR="00281057" w:rsidRDefault="000E59AD" w:rsidP="000E59AD">
      <w:r>
        <w:t>Fes_sc0000024.1.</w:t>
      </w:r>
      <w:r w:rsidR="00EE0E19">
        <w:t>g</w:t>
      </w:r>
      <w:r>
        <w:t xml:space="preserve">000006.aua.1 was identified as a putative CIPK8 homolog in buckwheat based on strong </w:t>
      </w:r>
      <w:proofErr w:type="spellStart"/>
      <w:r>
        <w:t>BLASTp</w:t>
      </w:r>
      <w:proofErr w:type="spellEnd"/>
      <w:r>
        <w:t xml:space="preserve"> similarity to Arabidopsis thaliana CIPK8 and the presence of a conserved N-terminal serine/threonine protein kinase domain together with a characteristic C-terminal NAF/FISL domain.</w:t>
      </w:r>
    </w:p>
    <w:p w14:paraId="6F835324" w14:textId="77777777" w:rsidR="006853E0" w:rsidRDefault="006853E0" w:rsidP="00F932BC"/>
    <w:p w14:paraId="1332C668" w14:textId="77777777" w:rsidR="0080061B" w:rsidRDefault="0080061B" w:rsidP="00223AA3">
      <w:pPr>
        <w:rPr>
          <w:b/>
          <w:bCs/>
        </w:rPr>
      </w:pPr>
    </w:p>
    <w:p w14:paraId="73580CF4" w14:textId="77777777" w:rsidR="0080061B" w:rsidRDefault="0080061B" w:rsidP="00223AA3">
      <w:pPr>
        <w:rPr>
          <w:b/>
          <w:bCs/>
        </w:rPr>
      </w:pPr>
    </w:p>
    <w:p w14:paraId="58C057ED" w14:textId="77777777" w:rsidR="0080061B" w:rsidRDefault="0080061B" w:rsidP="00223AA3">
      <w:pPr>
        <w:rPr>
          <w:b/>
          <w:bCs/>
        </w:rPr>
      </w:pPr>
    </w:p>
    <w:p w14:paraId="4490212D" w14:textId="77777777" w:rsidR="0080061B" w:rsidRDefault="0080061B" w:rsidP="00223AA3">
      <w:pPr>
        <w:rPr>
          <w:b/>
          <w:bCs/>
        </w:rPr>
      </w:pPr>
    </w:p>
    <w:p w14:paraId="346359F7" w14:textId="77777777" w:rsidR="0080061B" w:rsidRDefault="0080061B" w:rsidP="00223AA3">
      <w:pPr>
        <w:rPr>
          <w:b/>
          <w:bCs/>
        </w:rPr>
      </w:pPr>
    </w:p>
    <w:p w14:paraId="384F1EB9" w14:textId="68558886" w:rsidR="00223AA3" w:rsidRPr="00223AA3" w:rsidRDefault="00223AA3" w:rsidP="00223AA3">
      <w:pPr>
        <w:rPr>
          <w:b/>
          <w:bCs/>
        </w:rPr>
      </w:pPr>
      <w:r w:rsidRPr="00223AA3">
        <w:rPr>
          <w:b/>
          <w:bCs/>
        </w:rPr>
        <w:lastRenderedPageBreak/>
        <w:t>STEP 25 – Identification of CIPK9 in buckwheat</w:t>
      </w:r>
    </w:p>
    <w:p w14:paraId="4E5A7B4B" w14:textId="77777777" w:rsidR="00223AA3" w:rsidRPr="00223AA3" w:rsidRDefault="00223AA3" w:rsidP="00223AA3">
      <w:pPr>
        <w:rPr>
          <w:b/>
          <w:bCs/>
          <w:i/>
          <w:iCs/>
        </w:rPr>
      </w:pPr>
      <w:r w:rsidRPr="00223AA3">
        <w:rPr>
          <w:b/>
          <w:bCs/>
          <w:i/>
          <w:iCs/>
        </w:rPr>
        <w:t>Reference protein</w:t>
      </w:r>
    </w:p>
    <w:p w14:paraId="0038CF28" w14:textId="77777777" w:rsidR="00223AA3" w:rsidRDefault="00223AA3" w:rsidP="00223AA3">
      <w:r>
        <w:t>Gene: CIPK9</w:t>
      </w:r>
    </w:p>
    <w:p w14:paraId="1E6FDC05" w14:textId="77777777" w:rsidR="00223AA3" w:rsidRDefault="00223AA3" w:rsidP="00223AA3">
      <w:r>
        <w:t>Species: Arabidopsis thaliana</w:t>
      </w:r>
    </w:p>
    <w:p w14:paraId="44585EEB" w14:textId="77777777" w:rsidR="00223AA3" w:rsidRDefault="00223AA3" w:rsidP="00223AA3">
      <w:r>
        <w:t>Accession: AEE27245.1</w:t>
      </w:r>
    </w:p>
    <w:p w14:paraId="0D3E40F4" w14:textId="77777777" w:rsidR="00223AA3" w:rsidRDefault="00223AA3" w:rsidP="00223AA3">
      <w:r>
        <w:t>Length: 451 aa</w:t>
      </w:r>
    </w:p>
    <w:p w14:paraId="284E937A" w14:textId="77777777" w:rsidR="00223AA3" w:rsidRDefault="00223AA3" w:rsidP="00223AA3">
      <w:r>
        <w:t>Search approach</w:t>
      </w:r>
    </w:p>
    <w:p w14:paraId="697C8A0E" w14:textId="77777777" w:rsidR="00223AA3" w:rsidRDefault="00223AA3" w:rsidP="00223AA3">
      <w:r>
        <w:t xml:space="preserve">The Arabidopsis thaliana CIPK9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69C93A03" w14:textId="77777777" w:rsidR="00223AA3" w:rsidRPr="0080061B" w:rsidRDefault="00223AA3" w:rsidP="00223AA3">
      <w:pPr>
        <w:rPr>
          <w:b/>
          <w:bCs/>
          <w:i/>
          <w:iCs/>
        </w:rPr>
      </w:pPr>
      <w:proofErr w:type="spellStart"/>
      <w:r w:rsidRPr="0080061B">
        <w:rPr>
          <w:b/>
          <w:bCs/>
          <w:i/>
          <w:iCs/>
        </w:rPr>
        <w:t>BLASTp</w:t>
      </w:r>
      <w:proofErr w:type="spellEnd"/>
      <w:r w:rsidRPr="0080061B">
        <w:rPr>
          <w:b/>
          <w:bCs/>
          <w:i/>
          <w:iCs/>
        </w:rPr>
        <w:t xml:space="preserve"> results</w:t>
      </w:r>
    </w:p>
    <w:p w14:paraId="67C379C0" w14:textId="77777777" w:rsidR="00223AA3" w:rsidRDefault="00223AA3" w:rsidP="00223AA3">
      <w:r>
        <w:t>Best hit: Fes_sc0007348.1.g000004.aua.1</w:t>
      </w:r>
    </w:p>
    <w:p w14:paraId="5122B3D5" w14:textId="77777777" w:rsidR="00223AA3" w:rsidRDefault="00223AA3" w:rsidP="00223AA3">
      <w:r>
        <w:t>Protein length: 463 aa</w:t>
      </w:r>
    </w:p>
    <w:p w14:paraId="3B59E099" w14:textId="77777777" w:rsidR="00223AA3" w:rsidRDefault="00223AA3" w:rsidP="00223AA3">
      <w:r>
        <w:t>E-value: 0.0</w:t>
      </w:r>
    </w:p>
    <w:p w14:paraId="020A2ED8" w14:textId="20198475" w:rsidR="00223AA3" w:rsidRDefault="00223AA3" w:rsidP="00223AA3">
      <w:r>
        <w:t xml:space="preserve">Sequence identity: </w:t>
      </w:r>
      <w:r w:rsidR="00194172">
        <w:t>68</w:t>
      </w:r>
      <w:r>
        <w:t>%</w:t>
      </w:r>
    </w:p>
    <w:p w14:paraId="5BB3BF1A" w14:textId="56AD3516" w:rsidR="00223AA3" w:rsidRDefault="00223AA3" w:rsidP="00223AA3">
      <w:r>
        <w:t>Positives: 8</w:t>
      </w:r>
      <w:r w:rsidR="003A4BFA">
        <w:t>4</w:t>
      </w:r>
      <w:r>
        <w:t>%</w:t>
      </w:r>
    </w:p>
    <w:p w14:paraId="19B72FDA" w14:textId="77777777" w:rsidR="00223AA3" w:rsidRPr="0080061B" w:rsidRDefault="00223AA3" w:rsidP="00223AA3">
      <w:pPr>
        <w:rPr>
          <w:b/>
          <w:bCs/>
          <w:i/>
          <w:iCs/>
        </w:rPr>
      </w:pPr>
      <w:r w:rsidRPr="0080061B">
        <w:rPr>
          <w:b/>
          <w:bCs/>
          <w:i/>
          <w:iCs/>
        </w:rPr>
        <w:t>Inference</w:t>
      </w:r>
    </w:p>
    <w:p w14:paraId="23B37BCA" w14:textId="77777777" w:rsidR="00223AA3" w:rsidRDefault="00223AA3" w:rsidP="00223AA3">
      <w:r>
        <w:t xml:space="preserve">Extremely significant </w:t>
      </w:r>
      <w:proofErr w:type="spellStart"/>
      <w:r>
        <w:t>BLASTp</w:t>
      </w:r>
      <w:proofErr w:type="spellEnd"/>
      <w:r>
        <w:t xml:space="preserve"> hit with full-length alignment</w:t>
      </w:r>
    </w:p>
    <w:p w14:paraId="37A0B3B3" w14:textId="77777777" w:rsidR="00223AA3" w:rsidRDefault="00223AA3" w:rsidP="00223AA3">
      <w:r>
        <w:t>High identity and positives indicate strong evolutionary conservation</w:t>
      </w:r>
    </w:p>
    <w:p w14:paraId="2B1AA029" w14:textId="77777777" w:rsidR="00223AA3" w:rsidRDefault="00223AA3" w:rsidP="00223AA3">
      <w:r>
        <w:t>Confirms an orthologous relationship with Arabidopsis thaliana CIPK9</w:t>
      </w:r>
    </w:p>
    <w:p w14:paraId="377F1F55" w14:textId="77777777" w:rsidR="00223AA3" w:rsidRDefault="00223AA3" w:rsidP="00223AA3">
      <w:r w:rsidRPr="00D7691B">
        <w:rPr>
          <w:b/>
          <w:bCs/>
          <w:i/>
          <w:iCs/>
        </w:rPr>
        <w:t>Domain validation (</w:t>
      </w:r>
      <w:proofErr w:type="spellStart"/>
      <w:r w:rsidRPr="00D7691B">
        <w:rPr>
          <w:b/>
          <w:bCs/>
          <w:i/>
          <w:iCs/>
        </w:rPr>
        <w:t>InterProScan</w:t>
      </w:r>
      <w:proofErr w:type="spellEnd"/>
      <w:r>
        <w:t>)</w:t>
      </w:r>
    </w:p>
    <w:p w14:paraId="22E1E2F0" w14:textId="77777777" w:rsidR="00223AA3" w:rsidRPr="00D7691B" w:rsidRDefault="00223AA3" w:rsidP="00223AA3">
      <w:pPr>
        <w:rPr>
          <w:b/>
          <w:bCs/>
          <w:i/>
          <w:iCs/>
        </w:rPr>
      </w:pPr>
      <w:r w:rsidRPr="00D7691B">
        <w:rPr>
          <w:b/>
          <w:bCs/>
          <w:i/>
          <w:iCs/>
        </w:rPr>
        <w:t>N-terminal domain</w:t>
      </w:r>
    </w:p>
    <w:p w14:paraId="4ECBC99C" w14:textId="77777777" w:rsidR="00223AA3" w:rsidRDefault="00223AA3" w:rsidP="00223AA3">
      <w:r>
        <w:t>Protein kinase domain</w:t>
      </w:r>
    </w:p>
    <w:p w14:paraId="7B0236E4" w14:textId="77777777" w:rsidR="00223AA3" w:rsidRDefault="00223AA3" w:rsidP="00223AA3">
      <w:r>
        <w:t>PF00069 / IPR000719</w:t>
      </w:r>
    </w:p>
    <w:p w14:paraId="1F00C523" w14:textId="77777777" w:rsidR="00223AA3" w:rsidRDefault="00223AA3" w:rsidP="00223AA3">
      <w:r>
        <w:t>Serine/threonine kinase catalytic domain</w:t>
      </w:r>
    </w:p>
    <w:p w14:paraId="7B979060" w14:textId="77777777" w:rsidR="00223AA3" w:rsidRDefault="00223AA3" w:rsidP="00223AA3">
      <w:r>
        <w:t>ATP-binding and active-site motifs present</w:t>
      </w:r>
    </w:p>
    <w:p w14:paraId="008AA9B7" w14:textId="6E2552A6" w:rsidR="00223AA3" w:rsidRDefault="00223AA3" w:rsidP="00223AA3">
      <w:r>
        <w:t>Location: 27–282 aa</w:t>
      </w:r>
    </w:p>
    <w:p w14:paraId="629D8840" w14:textId="77777777" w:rsidR="00223AA3" w:rsidRDefault="00223AA3" w:rsidP="00223AA3">
      <w:r>
        <w:t>Confirms functional serine/threonine protein kinase activity.</w:t>
      </w:r>
    </w:p>
    <w:p w14:paraId="5080F6FC" w14:textId="77777777" w:rsidR="00223AA3" w:rsidRPr="00FF760B" w:rsidRDefault="00223AA3" w:rsidP="00223AA3">
      <w:pPr>
        <w:rPr>
          <w:b/>
          <w:bCs/>
          <w:i/>
          <w:iCs/>
        </w:rPr>
      </w:pPr>
      <w:r w:rsidRPr="00FF760B">
        <w:rPr>
          <w:b/>
          <w:bCs/>
          <w:i/>
          <w:iCs/>
        </w:rPr>
        <w:t>C-terminal domain</w:t>
      </w:r>
    </w:p>
    <w:p w14:paraId="7E9010E3" w14:textId="77777777" w:rsidR="00223AA3" w:rsidRDefault="00223AA3" w:rsidP="00223AA3">
      <w:r>
        <w:t>NAF / FISL domain</w:t>
      </w:r>
    </w:p>
    <w:p w14:paraId="77E4D184" w14:textId="77777777" w:rsidR="00223AA3" w:rsidRDefault="00223AA3" w:rsidP="00223AA3">
      <w:r>
        <w:t>PF03822 / IPR018451</w:t>
      </w:r>
    </w:p>
    <w:p w14:paraId="2046BB4D" w14:textId="3D660819" w:rsidR="00223AA3" w:rsidRDefault="00223AA3" w:rsidP="00223AA3">
      <w:r>
        <w:t>Location: ~32</w:t>
      </w:r>
      <w:r w:rsidR="008A1CA4">
        <w:t>4</w:t>
      </w:r>
      <w:r>
        <w:t>–386 aa</w:t>
      </w:r>
    </w:p>
    <w:p w14:paraId="548C46AC" w14:textId="77777777" w:rsidR="00223AA3" w:rsidRDefault="00223AA3" w:rsidP="00223AA3">
      <w:r>
        <w:lastRenderedPageBreak/>
        <w:t>A diagnostic CIPK-specific regulatory domain, essential for interaction with CBL calcium sensor proteins.</w:t>
      </w:r>
    </w:p>
    <w:p w14:paraId="24801C30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GO terms – CIPK9 (Buckwheat)</w:t>
      </w:r>
    </w:p>
    <w:p w14:paraId="61C61FE6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Molecular Function</w:t>
      </w:r>
    </w:p>
    <w:p w14:paraId="08C298D1" w14:textId="77777777" w:rsidR="00223AA3" w:rsidRDefault="00223AA3" w:rsidP="00223AA3">
      <w:r>
        <w:t>GO:0004672 – protein kinase activity</w:t>
      </w:r>
    </w:p>
    <w:p w14:paraId="2C6D50BC" w14:textId="77777777" w:rsidR="00223AA3" w:rsidRDefault="00223AA3" w:rsidP="00223AA3">
      <w:r>
        <w:t>GO:0004674 – protein serine/threonine kinase activity</w:t>
      </w:r>
    </w:p>
    <w:p w14:paraId="78BF08B8" w14:textId="77777777" w:rsidR="00223AA3" w:rsidRDefault="00223AA3" w:rsidP="00223AA3">
      <w:r>
        <w:t>GO:0005524 – ATP binding</w:t>
      </w:r>
    </w:p>
    <w:p w14:paraId="53BE8589" w14:textId="77777777" w:rsidR="00223AA3" w:rsidRPr="005A2E97" w:rsidRDefault="00223AA3" w:rsidP="00223AA3">
      <w:pPr>
        <w:rPr>
          <w:b/>
          <w:bCs/>
          <w:i/>
          <w:iCs/>
        </w:rPr>
      </w:pPr>
      <w:r w:rsidRPr="005A2E97">
        <w:rPr>
          <w:b/>
          <w:bCs/>
          <w:i/>
          <w:iCs/>
        </w:rPr>
        <w:t>Biological Process</w:t>
      </w:r>
    </w:p>
    <w:p w14:paraId="4F15BB00" w14:textId="77777777" w:rsidR="00223AA3" w:rsidRDefault="00223AA3" w:rsidP="00223AA3">
      <w:r>
        <w:t>GO:0006468 – protein phosphorylation</w:t>
      </w:r>
    </w:p>
    <w:p w14:paraId="0FB3CDDD" w14:textId="77777777" w:rsidR="00223AA3" w:rsidRDefault="00223AA3" w:rsidP="00223AA3">
      <w:r>
        <w:t>GO:0007165 – signal transduction</w:t>
      </w:r>
    </w:p>
    <w:p w14:paraId="7FED491C" w14:textId="77777777" w:rsidR="00223AA3" w:rsidRPr="000C2160" w:rsidRDefault="00223AA3" w:rsidP="00223AA3">
      <w:pPr>
        <w:rPr>
          <w:b/>
          <w:bCs/>
          <w:i/>
          <w:iCs/>
        </w:rPr>
      </w:pPr>
      <w:r w:rsidRPr="000C2160">
        <w:rPr>
          <w:b/>
          <w:bCs/>
          <w:i/>
          <w:iCs/>
        </w:rPr>
        <w:t>Final identification</w:t>
      </w:r>
    </w:p>
    <w:p w14:paraId="5C8C5B82" w14:textId="4D1AAF5B" w:rsidR="009C73B6" w:rsidRDefault="00223AA3" w:rsidP="00223AA3">
      <w:r>
        <w:t xml:space="preserve">Fes_sc0007348.1.g000004.aua.1 was identified as a putative CIPK9 homolog in buckwheat based on strong </w:t>
      </w:r>
      <w:proofErr w:type="spellStart"/>
      <w:r>
        <w:t>BLASTp</w:t>
      </w:r>
      <w:proofErr w:type="spellEnd"/>
      <w:r>
        <w:t xml:space="preserve"> similarity to Arabidopsis thaliana CIPK9 and the presence of a conserved N-terminal serine/threonine protein kinase domain together with a characteristic C-terminal NAF/FISL domain.</w:t>
      </w:r>
    </w:p>
    <w:p w14:paraId="793DFF82" w14:textId="77777777" w:rsidR="00783655" w:rsidRPr="00AB49D3" w:rsidRDefault="00783655" w:rsidP="00783655">
      <w:pPr>
        <w:rPr>
          <w:b/>
          <w:bCs/>
        </w:rPr>
      </w:pPr>
      <w:r w:rsidRPr="00AB49D3">
        <w:rPr>
          <w:b/>
          <w:bCs/>
        </w:rPr>
        <w:t>STEP 26 – Identification of CIPK10 in buckwheat</w:t>
      </w:r>
    </w:p>
    <w:p w14:paraId="5A800D32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Reference protein</w:t>
      </w:r>
    </w:p>
    <w:p w14:paraId="7D871173" w14:textId="77777777" w:rsidR="00783655" w:rsidRDefault="00783655" w:rsidP="00783655">
      <w:r>
        <w:t>Gene: CIPK10</w:t>
      </w:r>
    </w:p>
    <w:p w14:paraId="41B56442" w14:textId="77777777" w:rsidR="00783655" w:rsidRDefault="00783655" w:rsidP="00783655">
      <w:r>
        <w:t>Species: Arabidopsis thaliana</w:t>
      </w:r>
    </w:p>
    <w:p w14:paraId="66D41F00" w14:textId="77777777" w:rsidR="00783655" w:rsidRPr="009623A4" w:rsidRDefault="00783655" w:rsidP="00783655">
      <w:pPr>
        <w:rPr>
          <w:b/>
          <w:bCs/>
          <w:i/>
          <w:iCs/>
        </w:rPr>
      </w:pPr>
      <w:r>
        <w:t xml:space="preserve">Accession: </w:t>
      </w:r>
      <w:r w:rsidRPr="009623A4">
        <w:rPr>
          <w:b/>
          <w:bCs/>
          <w:i/>
          <w:iCs/>
        </w:rPr>
        <w:t>AAK16685.1</w:t>
      </w:r>
    </w:p>
    <w:p w14:paraId="72B639D5" w14:textId="77777777" w:rsidR="00783655" w:rsidRDefault="00783655" w:rsidP="00783655">
      <w:r>
        <w:t>Length: 479 aa</w:t>
      </w:r>
    </w:p>
    <w:p w14:paraId="53D5A3BA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Search approach</w:t>
      </w:r>
    </w:p>
    <w:p w14:paraId="45F70072" w14:textId="77777777" w:rsidR="00783655" w:rsidRDefault="00783655" w:rsidP="00783655">
      <w:r>
        <w:t xml:space="preserve">The Arabidopsis thaliana CIPK10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2FD8E224" w14:textId="77777777" w:rsidR="00783655" w:rsidRPr="00135EDC" w:rsidRDefault="00783655" w:rsidP="00783655">
      <w:pPr>
        <w:rPr>
          <w:b/>
          <w:bCs/>
          <w:i/>
          <w:iCs/>
        </w:rPr>
      </w:pPr>
      <w:proofErr w:type="spellStart"/>
      <w:r w:rsidRPr="00135EDC">
        <w:rPr>
          <w:b/>
          <w:bCs/>
          <w:i/>
          <w:iCs/>
        </w:rPr>
        <w:t>BLASTp</w:t>
      </w:r>
      <w:proofErr w:type="spellEnd"/>
      <w:r w:rsidRPr="00135EDC">
        <w:rPr>
          <w:b/>
          <w:bCs/>
          <w:i/>
          <w:iCs/>
        </w:rPr>
        <w:t xml:space="preserve"> results</w:t>
      </w:r>
    </w:p>
    <w:p w14:paraId="2E6858EB" w14:textId="77777777" w:rsidR="00783655" w:rsidRDefault="00783655" w:rsidP="00783655">
      <w:r>
        <w:t>Best hit: Fes_sc0008411.1.g000001.aua.1</w:t>
      </w:r>
    </w:p>
    <w:p w14:paraId="7428010A" w14:textId="77777777" w:rsidR="00783655" w:rsidRDefault="00783655" w:rsidP="00783655">
      <w:r>
        <w:t>Protein length: 451 aa</w:t>
      </w:r>
    </w:p>
    <w:p w14:paraId="3DBCDC63" w14:textId="77777777" w:rsidR="00783655" w:rsidRDefault="00783655" w:rsidP="00783655">
      <w:r>
        <w:t>E-value: 0.0</w:t>
      </w:r>
    </w:p>
    <w:p w14:paraId="115F9045" w14:textId="06574770" w:rsidR="00783655" w:rsidRDefault="00783655" w:rsidP="00783655">
      <w:r>
        <w:t>Sequence identity: 6</w:t>
      </w:r>
      <w:r w:rsidR="009623A4">
        <w:t>5</w:t>
      </w:r>
      <w:r>
        <w:t>%</w:t>
      </w:r>
    </w:p>
    <w:p w14:paraId="1A2E536D" w14:textId="2872974D" w:rsidR="00783655" w:rsidRDefault="00783655" w:rsidP="00783655">
      <w:r>
        <w:t xml:space="preserve">Positives: </w:t>
      </w:r>
      <w:r w:rsidR="009623A4">
        <w:t>78</w:t>
      </w:r>
      <w:r>
        <w:t>%</w:t>
      </w:r>
    </w:p>
    <w:p w14:paraId="7E434473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Inference</w:t>
      </w:r>
    </w:p>
    <w:p w14:paraId="75A5F765" w14:textId="77777777" w:rsidR="00783655" w:rsidRDefault="00783655" w:rsidP="00783655">
      <w:r>
        <w:t xml:space="preserve">Highly significant </w:t>
      </w:r>
      <w:proofErr w:type="spellStart"/>
      <w:r>
        <w:t>BLASTp</w:t>
      </w:r>
      <w:proofErr w:type="spellEnd"/>
      <w:r>
        <w:t xml:space="preserve"> hit with near full-length alignment</w:t>
      </w:r>
    </w:p>
    <w:p w14:paraId="7B10D533" w14:textId="77777777" w:rsidR="00783655" w:rsidRDefault="00783655" w:rsidP="00783655">
      <w:r>
        <w:t>High sequence identity and positives indicate strong conservation</w:t>
      </w:r>
    </w:p>
    <w:p w14:paraId="4FCFFAF0" w14:textId="77777777" w:rsidR="00783655" w:rsidRDefault="00783655" w:rsidP="00783655">
      <w:r>
        <w:lastRenderedPageBreak/>
        <w:t>Confirms an orthologous relationship between Arabidopsis and buckwheat CIPK10</w:t>
      </w:r>
    </w:p>
    <w:p w14:paraId="78DABB4D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Domain validation (</w:t>
      </w:r>
      <w:proofErr w:type="spellStart"/>
      <w:r w:rsidRPr="00135EDC">
        <w:rPr>
          <w:b/>
          <w:bCs/>
          <w:i/>
          <w:iCs/>
        </w:rPr>
        <w:t>InterProScan</w:t>
      </w:r>
      <w:proofErr w:type="spellEnd"/>
      <w:r w:rsidRPr="00135EDC">
        <w:rPr>
          <w:b/>
          <w:bCs/>
          <w:i/>
          <w:iCs/>
        </w:rPr>
        <w:t>)</w:t>
      </w:r>
    </w:p>
    <w:p w14:paraId="7A506B4F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N-terminal domain</w:t>
      </w:r>
    </w:p>
    <w:p w14:paraId="7A31BD17" w14:textId="77777777" w:rsidR="00783655" w:rsidRDefault="00783655" w:rsidP="00783655">
      <w:r>
        <w:t>Protein kinase domain</w:t>
      </w:r>
    </w:p>
    <w:p w14:paraId="6130243F" w14:textId="77777777" w:rsidR="00783655" w:rsidRDefault="00783655" w:rsidP="00783655">
      <w:r>
        <w:t>PF00069 / IPR000719</w:t>
      </w:r>
    </w:p>
    <w:p w14:paraId="0EEB7FB3" w14:textId="77777777" w:rsidR="00783655" w:rsidRDefault="00783655" w:rsidP="00783655">
      <w:r>
        <w:t>Serine/threonine protein kinase catalytic domain</w:t>
      </w:r>
    </w:p>
    <w:p w14:paraId="7B8E9E56" w14:textId="77777777" w:rsidR="00783655" w:rsidRDefault="00783655" w:rsidP="00783655">
      <w:r>
        <w:t>ATP-binding and active-site motifs present</w:t>
      </w:r>
    </w:p>
    <w:p w14:paraId="295D3ECE" w14:textId="4F233EA9" w:rsidR="00783655" w:rsidRDefault="00783655" w:rsidP="00783655">
      <w:r>
        <w:t>Location: 12–266 aa</w:t>
      </w:r>
    </w:p>
    <w:p w14:paraId="793F3E86" w14:textId="77777777" w:rsidR="00783655" w:rsidRDefault="00783655" w:rsidP="00783655">
      <w:r>
        <w:t>Confirms functional serine/threonine kinase activity.</w:t>
      </w:r>
    </w:p>
    <w:p w14:paraId="0A4E84C8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C-terminal domain</w:t>
      </w:r>
    </w:p>
    <w:p w14:paraId="0148A7EE" w14:textId="77777777" w:rsidR="00783655" w:rsidRDefault="00783655" w:rsidP="00783655">
      <w:r>
        <w:t>NAF / FISL domain</w:t>
      </w:r>
    </w:p>
    <w:p w14:paraId="5B5EFC92" w14:textId="77777777" w:rsidR="00783655" w:rsidRDefault="00783655" w:rsidP="00783655">
      <w:r>
        <w:t>PF03822 / IPR018451</w:t>
      </w:r>
    </w:p>
    <w:p w14:paraId="660C6633" w14:textId="1F1E97C6" w:rsidR="00783655" w:rsidRDefault="00783655" w:rsidP="00783655">
      <w:r>
        <w:t xml:space="preserve">Location: </w:t>
      </w:r>
      <w:r w:rsidR="009623A4">
        <w:t>~</w:t>
      </w:r>
      <w:r>
        <w:t>30</w:t>
      </w:r>
      <w:r w:rsidR="009623A4">
        <w:t>6</w:t>
      </w:r>
      <w:r>
        <w:t>–365 aa</w:t>
      </w:r>
    </w:p>
    <w:p w14:paraId="04B98CD2" w14:textId="77777777" w:rsidR="00783655" w:rsidRDefault="00783655" w:rsidP="00783655">
      <w:r>
        <w:t>A characteristic CIPK-specific regulatory domain, essential for interaction with CBL calcium sensor proteins.</w:t>
      </w:r>
    </w:p>
    <w:p w14:paraId="5D5C030B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GO terms – CIPK10 (Buckwheat)</w:t>
      </w:r>
    </w:p>
    <w:p w14:paraId="2DEDA406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Molecular Function</w:t>
      </w:r>
    </w:p>
    <w:p w14:paraId="10BA4AA8" w14:textId="77777777" w:rsidR="00783655" w:rsidRDefault="00783655" w:rsidP="00783655">
      <w:r>
        <w:t>GO:0004672 – protein kinase activity</w:t>
      </w:r>
    </w:p>
    <w:p w14:paraId="55CEC5A7" w14:textId="77777777" w:rsidR="00783655" w:rsidRDefault="00783655" w:rsidP="00783655">
      <w:r>
        <w:t>GO:0004674 – protein serine/threonine kinase activity</w:t>
      </w:r>
    </w:p>
    <w:p w14:paraId="78818177" w14:textId="77777777" w:rsidR="00783655" w:rsidRDefault="00783655" w:rsidP="00783655">
      <w:r>
        <w:t>GO:0005524 – ATP binding</w:t>
      </w:r>
    </w:p>
    <w:p w14:paraId="1B509E5B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Biological Process</w:t>
      </w:r>
    </w:p>
    <w:p w14:paraId="7ED7C0BA" w14:textId="77777777" w:rsidR="00783655" w:rsidRDefault="00783655" w:rsidP="00783655">
      <w:r>
        <w:t>GO:0006468 – protein phosphorylation</w:t>
      </w:r>
    </w:p>
    <w:p w14:paraId="36099E33" w14:textId="77777777" w:rsidR="00783655" w:rsidRDefault="00783655" w:rsidP="00783655">
      <w:r>
        <w:t>GO:0007165 – signal transduction</w:t>
      </w:r>
    </w:p>
    <w:p w14:paraId="2A06E378" w14:textId="77777777" w:rsidR="00783655" w:rsidRPr="00135EDC" w:rsidRDefault="00783655" w:rsidP="00783655">
      <w:pPr>
        <w:rPr>
          <w:b/>
          <w:bCs/>
          <w:i/>
          <w:iCs/>
        </w:rPr>
      </w:pPr>
      <w:r w:rsidRPr="00135EDC">
        <w:rPr>
          <w:b/>
          <w:bCs/>
          <w:i/>
          <w:iCs/>
        </w:rPr>
        <w:t>Final identification</w:t>
      </w:r>
    </w:p>
    <w:p w14:paraId="071B9B78" w14:textId="65513D5F" w:rsidR="00783655" w:rsidRDefault="00783655" w:rsidP="00783655">
      <w:r>
        <w:t xml:space="preserve">Fes_sc0008411.1.g000001.aua.1 was identified as a putative CIPK10 homolog in buckwheat based on strong </w:t>
      </w:r>
      <w:proofErr w:type="spellStart"/>
      <w:r>
        <w:t>BLASTp</w:t>
      </w:r>
      <w:proofErr w:type="spellEnd"/>
      <w:r>
        <w:t xml:space="preserve"> similarity to Arabidopsis thaliana CIPK10 and the presence of a conserved N-terminal serine/threonine protein kinase domain together with a characteristic C-terminal NAF/FISL domain.</w:t>
      </w:r>
    </w:p>
    <w:p w14:paraId="028F1E37" w14:textId="77777777" w:rsidR="006C0102" w:rsidRDefault="006C0102" w:rsidP="00783655"/>
    <w:p w14:paraId="34B31BCE" w14:textId="77777777" w:rsidR="00211177" w:rsidRPr="00AB49D3" w:rsidRDefault="00211177" w:rsidP="00211177">
      <w:pPr>
        <w:rPr>
          <w:b/>
          <w:bCs/>
        </w:rPr>
      </w:pPr>
      <w:r w:rsidRPr="00AB49D3">
        <w:rPr>
          <w:b/>
          <w:bCs/>
        </w:rPr>
        <w:t>Step 27: Identification and domain validation of CIPK11 in buckwheat</w:t>
      </w:r>
    </w:p>
    <w:p w14:paraId="563E7E62" w14:textId="77777777" w:rsidR="00211177" w:rsidRPr="002038E0" w:rsidRDefault="00211177" w:rsidP="00211177">
      <w:pPr>
        <w:rPr>
          <w:b/>
          <w:bCs/>
          <w:i/>
          <w:iCs/>
        </w:rPr>
      </w:pPr>
      <w:r w:rsidRPr="002038E0">
        <w:rPr>
          <w:b/>
          <w:bCs/>
          <w:i/>
          <w:iCs/>
        </w:rPr>
        <w:t>Reference protein</w:t>
      </w:r>
    </w:p>
    <w:p w14:paraId="3683598F" w14:textId="77777777" w:rsidR="00211177" w:rsidRPr="002038E0" w:rsidRDefault="00211177" w:rsidP="00211177">
      <w:pPr>
        <w:rPr>
          <w:b/>
          <w:bCs/>
          <w:i/>
          <w:iCs/>
        </w:rPr>
      </w:pPr>
      <w:r>
        <w:t xml:space="preserve">Protein: </w:t>
      </w:r>
      <w:r w:rsidRPr="002038E0">
        <w:rPr>
          <w:b/>
          <w:bCs/>
          <w:i/>
          <w:iCs/>
        </w:rPr>
        <w:t>CBL-interacting protein kinase 11 (CIPK11 / SIP4 / PKS5 / SNRK3.22)</w:t>
      </w:r>
    </w:p>
    <w:p w14:paraId="680F8243" w14:textId="77777777" w:rsidR="00211177" w:rsidRPr="002038E0" w:rsidRDefault="00211177" w:rsidP="00211177">
      <w:pPr>
        <w:rPr>
          <w:b/>
          <w:bCs/>
          <w:i/>
          <w:iCs/>
        </w:rPr>
      </w:pPr>
      <w:r>
        <w:t xml:space="preserve">Organism: </w:t>
      </w:r>
      <w:r w:rsidRPr="002038E0">
        <w:rPr>
          <w:b/>
          <w:bCs/>
          <w:i/>
          <w:iCs/>
        </w:rPr>
        <w:t>Arabidopsis thaliana</w:t>
      </w:r>
    </w:p>
    <w:p w14:paraId="360530D6" w14:textId="77777777" w:rsidR="00211177" w:rsidRPr="002038E0" w:rsidRDefault="00211177" w:rsidP="00211177">
      <w:pPr>
        <w:rPr>
          <w:b/>
          <w:bCs/>
          <w:i/>
          <w:iCs/>
        </w:rPr>
      </w:pPr>
      <w:r>
        <w:lastRenderedPageBreak/>
        <w:t xml:space="preserve">GenBank accession: </w:t>
      </w:r>
      <w:r w:rsidRPr="002038E0">
        <w:rPr>
          <w:b/>
          <w:bCs/>
          <w:i/>
          <w:iCs/>
        </w:rPr>
        <w:t>AAK16686.1</w:t>
      </w:r>
    </w:p>
    <w:p w14:paraId="002F5C2F" w14:textId="77777777" w:rsidR="00211177" w:rsidRPr="002038E0" w:rsidRDefault="00211177" w:rsidP="00211177">
      <w:pPr>
        <w:rPr>
          <w:b/>
          <w:bCs/>
          <w:i/>
          <w:iCs/>
        </w:rPr>
      </w:pPr>
      <w:r>
        <w:t xml:space="preserve">Length: </w:t>
      </w:r>
      <w:r w:rsidRPr="002038E0">
        <w:rPr>
          <w:b/>
          <w:bCs/>
          <w:i/>
          <w:iCs/>
        </w:rPr>
        <w:t>435 aa (partial reference sequence)</w:t>
      </w:r>
    </w:p>
    <w:p w14:paraId="33F033C4" w14:textId="77777777" w:rsidR="00211177" w:rsidRDefault="00211177" w:rsidP="00211177">
      <w:r>
        <w:t xml:space="preserve">Function: Ca²⁺-regulated serine/threonine protein kinase involved in abiotic stress </w:t>
      </w:r>
      <w:proofErr w:type="spellStart"/>
      <w:r>
        <w:t>signaling</w:t>
      </w:r>
      <w:proofErr w:type="spellEnd"/>
    </w:p>
    <w:p w14:paraId="20FEC4FE" w14:textId="77777777" w:rsidR="00211177" w:rsidRPr="002038E0" w:rsidRDefault="00211177" w:rsidP="00211177">
      <w:pPr>
        <w:rPr>
          <w:b/>
          <w:bCs/>
          <w:i/>
          <w:iCs/>
        </w:rPr>
      </w:pPr>
      <w:r w:rsidRPr="002038E0">
        <w:rPr>
          <w:b/>
          <w:bCs/>
          <w:i/>
          <w:iCs/>
        </w:rPr>
        <w:t>Homology search (</w:t>
      </w:r>
      <w:proofErr w:type="spellStart"/>
      <w:r w:rsidRPr="002038E0">
        <w:rPr>
          <w:b/>
          <w:bCs/>
          <w:i/>
          <w:iCs/>
        </w:rPr>
        <w:t>BLASTp</w:t>
      </w:r>
      <w:proofErr w:type="spellEnd"/>
      <w:r w:rsidRPr="002038E0">
        <w:rPr>
          <w:b/>
          <w:bCs/>
          <w:i/>
          <w:iCs/>
        </w:rPr>
        <w:t>)</w:t>
      </w:r>
    </w:p>
    <w:p w14:paraId="68D7FD84" w14:textId="77777777" w:rsidR="00211177" w:rsidRDefault="00211177" w:rsidP="00211177">
      <w:r>
        <w:t>Query: AAK16686.1 (Arabidopsis CIPK11)</w:t>
      </w:r>
    </w:p>
    <w:p w14:paraId="4125A877" w14:textId="77777777" w:rsidR="00211177" w:rsidRDefault="00211177" w:rsidP="00211177">
      <w:r>
        <w:t>Database: Buckwheat predicted protein database (Kazusa)</w:t>
      </w:r>
    </w:p>
    <w:p w14:paraId="5CBCAC34" w14:textId="77777777" w:rsidR="00211177" w:rsidRDefault="00211177" w:rsidP="00211177">
      <w:r>
        <w:t>Best hit: Fes_sc0008411.1.9000003.aua.1</w:t>
      </w:r>
    </w:p>
    <w:p w14:paraId="4D2731F6" w14:textId="77777777" w:rsidR="00211177" w:rsidRDefault="00211177" w:rsidP="00211177">
      <w:r>
        <w:t>Protein length: 438 aa</w:t>
      </w:r>
    </w:p>
    <w:p w14:paraId="73B499DC" w14:textId="77777777" w:rsidR="00211177" w:rsidRDefault="00211177" w:rsidP="00211177">
      <w:r>
        <w:t>E-value: 0.0</w:t>
      </w:r>
    </w:p>
    <w:p w14:paraId="727F718C" w14:textId="00B0404D" w:rsidR="00211177" w:rsidRDefault="00211177" w:rsidP="00211177">
      <w:r>
        <w:t>Sequence identity: 6</w:t>
      </w:r>
      <w:r w:rsidR="002038E0">
        <w:t>4</w:t>
      </w:r>
      <w:r>
        <w:t>%</w:t>
      </w:r>
    </w:p>
    <w:p w14:paraId="1E3405F7" w14:textId="42510403" w:rsidR="00211177" w:rsidRDefault="00211177" w:rsidP="00211177">
      <w:r>
        <w:t>Positive matches: 79%</w:t>
      </w:r>
    </w:p>
    <w:p w14:paraId="4CD5A32E" w14:textId="3913C74C" w:rsidR="00211177" w:rsidRDefault="00211177" w:rsidP="00211177">
      <w:r>
        <w:t xml:space="preserve"> These values strongly support </w:t>
      </w:r>
      <w:proofErr w:type="spellStart"/>
      <w:r>
        <w:t>orthology</w:t>
      </w:r>
      <w:proofErr w:type="spellEnd"/>
      <w:r>
        <w:t xml:space="preserve"> between Arabidopsis CIPK11 and the identified buckwheat sequence.</w:t>
      </w:r>
    </w:p>
    <w:p w14:paraId="3AE1FC5E" w14:textId="77777777" w:rsidR="00211177" w:rsidRPr="002038E0" w:rsidRDefault="00211177" w:rsidP="00211177">
      <w:pPr>
        <w:rPr>
          <w:b/>
          <w:bCs/>
          <w:i/>
          <w:iCs/>
        </w:rPr>
      </w:pPr>
      <w:r w:rsidRPr="002038E0">
        <w:rPr>
          <w:b/>
          <w:bCs/>
          <w:i/>
          <w:iCs/>
        </w:rPr>
        <w:t>Domain architecture (</w:t>
      </w:r>
      <w:proofErr w:type="spellStart"/>
      <w:r w:rsidRPr="002038E0">
        <w:rPr>
          <w:b/>
          <w:bCs/>
          <w:i/>
          <w:iCs/>
        </w:rPr>
        <w:t>InterProScan</w:t>
      </w:r>
      <w:proofErr w:type="spellEnd"/>
      <w:r w:rsidRPr="002038E0">
        <w:rPr>
          <w:b/>
          <w:bCs/>
          <w:i/>
          <w:iCs/>
        </w:rPr>
        <w:t xml:space="preserve"> validation)</w:t>
      </w:r>
    </w:p>
    <w:p w14:paraId="0A9B8821" w14:textId="77777777" w:rsidR="00211177" w:rsidRDefault="00211177" w:rsidP="00211177">
      <w:r>
        <w:t>The identified buckwheat protein shows canonical CIPK features:</w:t>
      </w:r>
    </w:p>
    <w:p w14:paraId="0BC215A2" w14:textId="77777777" w:rsidR="00211177" w:rsidRPr="00980077" w:rsidRDefault="00211177" w:rsidP="00211177">
      <w:pPr>
        <w:rPr>
          <w:b/>
          <w:bCs/>
          <w:i/>
          <w:iCs/>
        </w:rPr>
      </w:pPr>
      <w:r w:rsidRPr="00980077">
        <w:rPr>
          <w:b/>
          <w:bCs/>
          <w:i/>
          <w:iCs/>
        </w:rPr>
        <w:t>1. Protein kinase catalytic domain</w:t>
      </w:r>
    </w:p>
    <w:p w14:paraId="2FC4B1CF" w14:textId="77777777" w:rsidR="00211177" w:rsidRDefault="00211177" w:rsidP="00211177">
      <w:proofErr w:type="spellStart"/>
      <w:r>
        <w:t>Pfam</w:t>
      </w:r>
      <w:proofErr w:type="spellEnd"/>
      <w:r>
        <w:t>: PF00069 (</w:t>
      </w:r>
      <w:proofErr w:type="spellStart"/>
      <w:r>
        <w:t>Pkinase</w:t>
      </w:r>
      <w:proofErr w:type="spellEnd"/>
      <w:r>
        <w:t>)</w:t>
      </w:r>
    </w:p>
    <w:p w14:paraId="27E61064" w14:textId="7271BFF1" w:rsidR="00211177" w:rsidRDefault="00211177" w:rsidP="00211177">
      <w:r>
        <w:t>Location: 12–266 aa</w:t>
      </w:r>
    </w:p>
    <w:p w14:paraId="400F9D07" w14:textId="77777777" w:rsidR="00211177" w:rsidRPr="00980077" w:rsidRDefault="00211177" w:rsidP="00211177">
      <w:pPr>
        <w:rPr>
          <w:b/>
          <w:bCs/>
          <w:i/>
          <w:iCs/>
        </w:rPr>
      </w:pPr>
      <w:r w:rsidRPr="00980077">
        <w:rPr>
          <w:b/>
          <w:bCs/>
          <w:i/>
          <w:iCs/>
        </w:rPr>
        <w:t>GO terms:</w:t>
      </w:r>
    </w:p>
    <w:p w14:paraId="3207E112" w14:textId="77777777" w:rsidR="00211177" w:rsidRDefault="00211177" w:rsidP="00211177">
      <w:r>
        <w:t>ATP binding (GO:0005524)</w:t>
      </w:r>
    </w:p>
    <w:p w14:paraId="73524CF9" w14:textId="77777777" w:rsidR="00211177" w:rsidRDefault="00211177" w:rsidP="00211177">
      <w:r>
        <w:t>Protein kinase activity (GO:0004672)</w:t>
      </w:r>
    </w:p>
    <w:p w14:paraId="375FD9B4" w14:textId="77777777" w:rsidR="00211177" w:rsidRDefault="00211177" w:rsidP="00211177">
      <w:r>
        <w:t>Protein phosphorylation (GO:0006468)</w:t>
      </w:r>
    </w:p>
    <w:p w14:paraId="732FA1EF" w14:textId="77777777" w:rsidR="00211177" w:rsidRPr="00980077" w:rsidRDefault="00211177" w:rsidP="00211177">
      <w:pPr>
        <w:rPr>
          <w:b/>
          <w:bCs/>
          <w:i/>
          <w:iCs/>
        </w:rPr>
      </w:pPr>
      <w:r w:rsidRPr="00980077">
        <w:rPr>
          <w:b/>
          <w:bCs/>
          <w:i/>
          <w:iCs/>
        </w:rPr>
        <w:t>2. Serine/threonine kinase active site</w:t>
      </w:r>
    </w:p>
    <w:p w14:paraId="05643BF9" w14:textId="77777777" w:rsidR="00211177" w:rsidRDefault="00211177" w:rsidP="00211177">
      <w:r>
        <w:t>SMART / PROSITE:</w:t>
      </w:r>
    </w:p>
    <w:p w14:paraId="715D7388" w14:textId="77777777" w:rsidR="00211177" w:rsidRDefault="00211177" w:rsidP="00211177">
      <w:r>
        <w:t>Ser/</w:t>
      </w:r>
      <w:proofErr w:type="spellStart"/>
      <w:r>
        <w:t>Thr</w:t>
      </w:r>
      <w:proofErr w:type="spellEnd"/>
      <w:r>
        <w:t xml:space="preserve"> kinase active site (PS00108)</w:t>
      </w:r>
    </w:p>
    <w:p w14:paraId="29260B77" w14:textId="77777777" w:rsidR="00211177" w:rsidRDefault="00211177" w:rsidP="00211177">
      <w:r>
        <w:t>Confirms functional kinase activity</w:t>
      </w:r>
    </w:p>
    <w:p w14:paraId="33928CCD" w14:textId="77777777" w:rsidR="00211177" w:rsidRPr="00980077" w:rsidRDefault="00211177" w:rsidP="00211177">
      <w:pPr>
        <w:rPr>
          <w:b/>
          <w:bCs/>
          <w:i/>
          <w:iCs/>
        </w:rPr>
      </w:pPr>
      <w:r w:rsidRPr="00980077">
        <w:rPr>
          <w:b/>
          <w:bCs/>
          <w:i/>
          <w:iCs/>
        </w:rPr>
        <w:t>3. NAF / FISL domain (CBL-interaction domain)</w:t>
      </w:r>
    </w:p>
    <w:p w14:paraId="183073A2" w14:textId="79AE1D83" w:rsidR="00211177" w:rsidRDefault="00211177" w:rsidP="00211177">
      <w:proofErr w:type="spellStart"/>
      <w:r>
        <w:t>Pfam</w:t>
      </w:r>
      <w:proofErr w:type="spellEnd"/>
      <w:r>
        <w:t>: PF03822</w:t>
      </w:r>
      <w:r w:rsidR="00B04CAD">
        <w:t>/IPR018451</w:t>
      </w:r>
    </w:p>
    <w:p w14:paraId="15D0DB8E" w14:textId="774CD2FE" w:rsidR="00211177" w:rsidRDefault="00211177" w:rsidP="00211177">
      <w:r>
        <w:t xml:space="preserve">Location: </w:t>
      </w:r>
      <w:r w:rsidR="00583E97">
        <w:t>312-371</w:t>
      </w:r>
      <w:r>
        <w:t xml:space="preserve"> aa</w:t>
      </w:r>
    </w:p>
    <w:p w14:paraId="088397ED" w14:textId="77777777" w:rsidR="00211177" w:rsidRDefault="00211177" w:rsidP="00211177">
      <w:r>
        <w:t>Function: Required for interaction with CBL calcium sensors</w:t>
      </w:r>
    </w:p>
    <w:p w14:paraId="3B68218F" w14:textId="77777777" w:rsidR="00211177" w:rsidRDefault="00211177" w:rsidP="00211177">
      <w:r>
        <w:t>GO: Signal transduction (GO:0007165)</w:t>
      </w:r>
    </w:p>
    <w:p w14:paraId="570CC320" w14:textId="77777777" w:rsidR="00211177" w:rsidRDefault="00211177" w:rsidP="00211177">
      <w:r>
        <w:lastRenderedPageBreak/>
        <w:t>The protein Fes_sc0008411.1.9000003.aua.1 was identified as the buckwheat homolog of Arabidopsis CIPK11 based on:</w:t>
      </w:r>
    </w:p>
    <w:p w14:paraId="1FA68023" w14:textId="77777777" w:rsidR="00211177" w:rsidRDefault="00211177" w:rsidP="00211177">
      <w:r>
        <w:t xml:space="preserve">High sequence similarity and zero E-value in </w:t>
      </w:r>
      <w:proofErr w:type="spellStart"/>
      <w:r>
        <w:t>BLASTp</w:t>
      </w:r>
      <w:proofErr w:type="spellEnd"/>
    </w:p>
    <w:p w14:paraId="518E8C91" w14:textId="77777777" w:rsidR="00211177" w:rsidRDefault="00211177" w:rsidP="00211177">
      <w:r>
        <w:t>Presence of a conserved protein kinase domain</w:t>
      </w:r>
    </w:p>
    <w:p w14:paraId="64B365F3" w14:textId="77777777" w:rsidR="00211177" w:rsidRDefault="00211177" w:rsidP="00211177">
      <w:r>
        <w:t>Presence of the hallmark NAF/FISL domain required for CBL interaction</w:t>
      </w:r>
    </w:p>
    <w:p w14:paraId="19AB84B3" w14:textId="54C1A3C8" w:rsidR="006C0102" w:rsidRDefault="00211177" w:rsidP="00211177">
      <w:r>
        <w:t>Therefore, this gene was confidently annotated as buckwheat CIPK11.</w:t>
      </w:r>
    </w:p>
    <w:p w14:paraId="6CC87362" w14:textId="77777777" w:rsidR="009F44DD" w:rsidRDefault="009F44DD" w:rsidP="00211177"/>
    <w:p w14:paraId="01418FC2" w14:textId="77777777" w:rsidR="00FC73C9" w:rsidRPr="00AB49D3" w:rsidRDefault="00FC73C9" w:rsidP="00FC73C9">
      <w:pPr>
        <w:rPr>
          <w:b/>
          <w:bCs/>
        </w:rPr>
      </w:pPr>
      <w:r w:rsidRPr="00AB49D3">
        <w:rPr>
          <w:b/>
          <w:bCs/>
        </w:rPr>
        <w:t>Step 27: Identification and domain validation of CIPK12 in buckwheat</w:t>
      </w:r>
    </w:p>
    <w:p w14:paraId="4B34B13C" w14:textId="77777777" w:rsidR="00FC73C9" w:rsidRPr="00583E97" w:rsidRDefault="00FC73C9" w:rsidP="00FC73C9">
      <w:pPr>
        <w:rPr>
          <w:b/>
          <w:bCs/>
          <w:i/>
          <w:iCs/>
        </w:rPr>
      </w:pPr>
      <w:r w:rsidRPr="00583E97">
        <w:rPr>
          <w:b/>
          <w:bCs/>
          <w:i/>
          <w:iCs/>
        </w:rPr>
        <w:t>Reference protein</w:t>
      </w:r>
    </w:p>
    <w:p w14:paraId="3F8027A2" w14:textId="77777777" w:rsidR="00FC73C9" w:rsidRDefault="00FC73C9" w:rsidP="00FC73C9">
      <w:r>
        <w:t>Gene: CIPK12</w:t>
      </w:r>
    </w:p>
    <w:p w14:paraId="327D592E" w14:textId="77777777" w:rsidR="00FC73C9" w:rsidRDefault="00FC73C9" w:rsidP="00FC73C9">
      <w:r>
        <w:t>Protein: CBL-interacting protein kinase 12</w:t>
      </w:r>
    </w:p>
    <w:p w14:paraId="0DD2FFB3" w14:textId="77777777" w:rsidR="00FC73C9" w:rsidRDefault="00FC73C9" w:rsidP="00FC73C9">
      <w:r>
        <w:t>Species: Arabidopsis thaliana</w:t>
      </w:r>
    </w:p>
    <w:p w14:paraId="72A81C2A" w14:textId="77777777" w:rsidR="00FC73C9" w:rsidRDefault="00FC73C9" w:rsidP="00FC73C9">
      <w:r>
        <w:t>GenBank accession: AEE84078.1</w:t>
      </w:r>
    </w:p>
    <w:p w14:paraId="364D628E" w14:textId="77777777" w:rsidR="00FC73C9" w:rsidRDefault="00FC73C9" w:rsidP="00FC73C9">
      <w:r>
        <w:t>Length: 489 aa</w:t>
      </w:r>
    </w:p>
    <w:p w14:paraId="51CABF9F" w14:textId="77777777" w:rsidR="00FC73C9" w:rsidRPr="00676C42" w:rsidRDefault="00FC73C9" w:rsidP="00FC73C9">
      <w:pPr>
        <w:rPr>
          <w:b/>
          <w:bCs/>
          <w:i/>
          <w:iCs/>
        </w:rPr>
      </w:pPr>
      <w:r w:rsidRPr="00676C42">
        <w:rPr>
          <w:b/>
          <w:bCs/>
          <w:i/>
          <w:iCs/>
        </w:rPr>
        <w:t>Search approach</w:t>
      </w:r>
    </w:p>
    <w:p w14:paraId="6A260F06" w14:textId="77777777" w:rsidR="00FC73C9" w:rsidRDefault="00FC73C9" w:rsidP="00FC73C9">
      <w:r>
        <w:t xml:space="preserve">The Arabidopsis CIPK12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FES_1.0.pep).</w:t>
      </w:r>
    </w:p>
    <w:p w14:paraId="511B5855" w14:textId="77777777" w:rsidR="00FC73C9" w:rsidRPr="00676C42" w:rsidRDefault="00FC73C9" w:rsidP="00FC73C9">
      <w:pPr>
        <w:rPr>
          <w:b/>
          <w:bCs/>
          <w:i/>
          <w:iCs/>
        </w:rPr>
      </w:pPr>
      <w:proofErr w:type="spellStart"/>
      <w:r w:rsidRPr="00676C42">
        <w:rPr>
          <w:b/>
          <w:bCs/>
          <w:i/>
          <w:iCs/>
        </w:rPr>
        <w:t>BLASTp</w:t>
      </w:r>
      <w:proofErr w:type="spellEnd"/>
      <w:r w:rsidRPr="00676C42">
        <w:rPr>
          <w:b/>
          <w:bCs/>
          <w:i/>
          <w:iCs/>
        </w:rPr>
        <w:t xml:space="preserve"> results</w:t>
      </w:r>
    </w:p>
    <w:p w14:paraId="21189816" w14:textId="2A88E2DD" w:rsidR="00FC73C9" w:rsidRDefault="00FC73C9" w:rsidP="00FC73C9">
      <w:r>
        <w:t>Best hit: Fes_sc0011510.1.</w:t>
      </w:r>
      <w:r w:rsidR="00676C42">
        <w:t>g</w:t>
      </w:r>
      <w:r>
        <w:t>000001.aua.1</w:t>
      </w:r>
    </w:p>
    <w:p w14:paraId="478F4A5A" w14:textId="77777777" w:rsidR="00FC73C9" w:rsidRDefault="00FC73C9" w:rsidP="00FC73C9">
      <w:r>
        <w:t>Protein length: 469 aa</w:t>
      </w:r>
    </w:p>
    <w:p w14:paraId="5F2427AD" w14:textId="77777777" w:rsidR="00FC73C9" w:rsidRDefault="00FC73C9" w:rsidP="00FC73C9">
      <w:r>
        <w:t>E-value: 0.0</w:t>
      </w:r>
    </w:p>
    <w:p w14:paraId="0912EE8B" w14:textId="0E2D5CE5" w:rsidR="00FC73C9" w:rsidRDefault="00FC73C9" w:rsidP="00FC73C9">
      <w:r>
        <w:t xml:space="preserve">Sequence identity: </w:t>
      </w:r>
      <w:r w:rsidR="00676C42">
        <w:t>79</w:t>
      </w:r>
      <w:r>
        <w:t>%</w:t>
      </w:r>
    </w:p>
    <w:p w14:paraId="3656040B" w14:textId="0FB506E7" w:rsidR="00FC73C9" w:rsidRDefault="00FC73C9" w:rsidP="00FC73C9">
      <w:r>
        <w:t xml:space="preserve">Positives: </w:t>
      </w:r>
      <w:r w:rsidR="00676C42">
        <w:t>87</w:t>
      </w:r>
      <w:r>
        <w:t>%</w:t>
      </w:r>
    </w:p>
    <w:p w14:paraId="39E84B86" w14:textId="77777777" w:rsidR="00FC73C9" w:rsidRPr="00676C42" w:rsidRDefault="00FC73C9" w:rsidP="00FC73C9">
      <w:pPr>
        <w:rPr>
          <w:b/>
          <w:bCs/>
          <w:i/>
          <w:iCs/>
        </w:rPr>
      </w:pPr>
      <w:r w:rsidRPr="00676C42">
        <w:rPr>
          <w:b/>
          <w:bCs/>
          <w:i/>
          <w:iCs/>
        </w:rPr>
        <w:t>Inference</w:t>
      </w:r>
    </w:p>
    <w:p w14:paraId="1FA619E4" w14:textId="77777777" w:rsidR="00FC73C9" w:rsidRDefault="00FC73C9" w:rsidP="00FC73C9">
      <w:r>
        <w:t>The extremely low E-value, high sequence identity, and near full-length alignment indicate strong evolutionary conservation and confirm an orthologous relationship between Arabidopsis CIPK12 and the identified buckwheat protein.</w:t>
      </w:r>
    </w:p>
    <w:p w14:paraId="423BFADF" w14:textId="77777777" w:rsidR="00FC73C9" w:rsidRPr="00676C42" w:rsidRDefault="00FC73C9" w:rsidP="00FC73C9">
      <w:pPr>
        <w:rPr>
          <w:b/>
          <w:bCs/>
          <w:i/>
          <w:iCs/>
        </w:rPr>
      </w:pPr>
      <w:r w:rsidRPr="00676C42">
        <w:rPr>
          <w:b/>
          <w:bCs/>
          <w:i/>
          <w:iCs/>
        </w:rPr>
        <w:t>Domain validation (</w:t>
      </w:r>
      <w:proofErr w:type="spellStart"/>
      <w:r w:rsidRPr="00676C42">
        <w:rPr>
          <w:b/>
          <w:bCs/>
          <w:i/>
          <w:iCs/>
        </w:rPr>
        <w:t>InterProScan</w:t>
      </w:r>
      <w:proofErr w:type="spellEnd"/>
      <w:r w:rsidRPr="00676C42">
        <w:rPr>
          <w:b/>
          <w:bCs/>
          <w:i/>
          <w:iCs/>
        </w:rPr>
        <w:t>)</w:t>
      </w:r>
    </w:p>
    <w:p w14:paraId="12141BF3" w14:textId="77777777" w:rsidR="00FC73C9" w:rsidRPr="00676C42" w:rsidRDefault="00FC73C9" w:rsidP="00FC73C9">
      <w:pPr>
        <w:rPr>
          <w:b/>
          <w:bCs/>
          <w:i/>
          <w:iCs/>
        </w:rPr>
      </w:pPr>
      <w:r w:rsidRPr="00676C42">
        <w:rPr>
          <w:b/>
          <w:bCs/>
          <w:i/>
          <w:iCs/>
        </w:rPr>
        <w:t>N-terminal domain</w:t>
      </w:r>
    </w:p>
    <w:p w14:paraId="2880F213" w14:textId="77777777" w:rsidR="00FC73C9" w:rsidRDefault="00FC73C9" w:rsidP="00FC73C9">
      <w:r>
        <w:t>Protein kinase domain</w:t>
      </w:r>
    </w:p>
    <w:p w14:paraId="75D3909A" w14:textId="77777777" w:rsidR="00FC73C9" w:rsidRDefault="00FC73C9" w:rsidP="00FC73C9">
      <w:proofErr w:type="spellStart"/>
      <w:r>
        <w:t>Pfam</w:t>
      </w:r>
      <w:proofErr w:type="spellEnd"/>
      <w:r>
        <w:t>: PF00069</w:t>
      </w:r>
    </w:p>
    <w:p w14:paraId="505F4BA5" w14:textId="77777777" w:rsidR="00FC73C9" w:rsidRDefault="00FC73C9" w:rsidP="00FC73C9">
      <w:proofErr w:type="spellStart"/>
      <w:r>
        <w:t>InterPro</w:t>
      </w:r>
      <w:proofErr w:type="spellEnd"/>
      <w:r>
        <w:t>: IPR000719</w:t>
      </w:r>
    </w:p>
    <w:p w14:paraId="72E5E1C3" w14:textId="3EDE950D" w:rsidR="00FC73C9" w:rsidRDefault="00FC73C9" w:rsidP="00FC73C9">
      <w:r>
        <w:lastRenderedPageBreak/>
        <w:t>Location: 17–271 aa</w:t>
      </w:r>
    </w:p>
    <w:p w14:paraId="7812FA76" w14:textId="77777777" w:rsidR="00FC73C9" w:rsidRDefault="00FC73C9" w:rsidP="00FC73C9">
      <w:r>
        <w:t>Features: ATP-binding site and serine/threonine kinase catalytic motifs</w:t>
      </w:r>
    </w:p>
    <w:p w14:paraId="0B1F6E31" w14:textId="7A78028C" w:rsidR="00FC73C9" w:rsidRDefault="00FC73C9" w:rsidP="00FC73C9">
      <w:r>
        <w:t>Confirms functional serine/threonine protein kinase activity.</w:t>
      </w:r>
    </w:p>
    <w:p w14:paraId="4FD301E0" w14:textId="77777777" w:rsidR="00FC73C9" w:rsidRPr="002E1599" w:rsidRDefault="00FC73C9" w:rsidP="00FC73C9">
      <w:pPr>
        <w:rPr>
          <w:b/>
          <w:bCs/>
          <w:i/>
          <w:iCs/>
        </w:rPr>
      </w:pPr>
      <w:r w:rsidRPr="002E1599">
        <w:rPr>
          <w:b/>
          <w:bCs/>
          <w:i/>
          <w:iCs/>
        </w:rPr>
        <w:t>C-terminal domain</w:t>
      </w:r>
    </w:p>
    <w:p w14:paraId="6CFBD16E" w14:textId="77777777" w:rsidR="00FC73C9" w:rsidRDefault="00FC73C9" w:rsidP="00FC73C9">
      <w:r>
        <w:t>NAF / FISL domain</w:t>
      </w:r>
    </w:p>
    <w:p w14:paraId="139E47C0" w14:textId="77777777" w:rsidR="00FC73C9" w:rsidRDefault="00FC73C9" w:rsidP="00FC73C9">
      <w:proofErr w:type="spellStart"/>
      <w:r>
        <w:t>Pfam</w:t>
      </w:r>
      <w:proofErr w:type="spellEnd"/>
      <w:r>
        <w:t>: PF03822</w:t>
      </w:r>
    </w:p>
    <w:p w14:paraId="3A333BAF" w14:textId="1E302B66" w:rsidR="00FC73C9" w:rsidRDefault="00FC73C9" w:rsidP="00FC73C9">
      <w:proofErr w:type="spellStart"/>
      <w:r>
        <w:t>InterPro</w:t>
      </w:r>
      <w:proofErr w:type="spellEnd"/>
      <w:r>
        <w:t>: IPR018451</w:t>
      </w:r>
    </w:p>
    <w:p w14:paraId="5A85857C" w14:textId="38FDA5DF" w:rsidR="00FC73C9" w:rsidRDefault="00FC73C9" w:rsidP="00FC73C9">
      <w:r>
        <w:t>Location: 322–380 aa</w:t>
      </w:r>
    </w:p>
    <w:p w14:paraId="4F5EC8E0" w14:textId="75342790" w:rsidR="00FC73C9" w:rsidRDefault="00FC73C9" w:rsidP="00FC73C9">
      <w:r>
        <w:t>Diagnostic CIPK-specific regulatory domain required for interaction with CBL calcium sensors.</w:t>
      </w:r>
    </w:p>
    <w:p w14:paraId="024D299F" w14:textId="77777777" w:rsidR="00FC73C9" w:rsidRPr="002E1599" w:rsidRDefault="00FC73C9" w:rsidP="00FC73C9">
      <w:pPr>
        <w:rPr>
          <w:b/>
          <w:bCs/>
          <w:i/>
          <w:iCs/>
        </w:rPr>
      </w:pPr>
      <w:r w:rsidRPr="002E1599">
        <w:rPr>
          <w:b/>
          <w:bCs/>
          <w:i/>
          <w:iCs/>
        </w:rPr>
        <w:t>GO terms – CIPK12 (Buckwheat)</w:t>
      </w:r>
    </w:p>
    <w:p w14:paraId="65426FFB" w14:textId="77777777" w:rsidR="00FC73C9" w:rsidRPr="002E1599" w:rsidRDefault="00FC73C9" w:rsidP="00FC73C9">
      <w:pPr>
        <w:rPr>
          <w:b/>
          <w:bCs/>
          <w:i/>
          <w:iCs/>
        </w:rPr>
      </w:pPr>
      <w:r w:rsidRPr="002E1599">
        <w:rPr>
          <w:b/>
          <w:bCs/>
          <w:i/>
          <w:iCs/>
        </w:rPr>
        <w:t>Molecular Function</w:t>
      </w:r>
    </w:p>
    <w:p w14:paraId="40CEEB5E" w14:textId="77777777" w:rsidR="00FC73C9" w:rsidRDefault="00FC73C9" w:rsidP="00FC73C9">
      <w:r>
        <w:t>GO:0004672 – protein kinase activity</w:t>
      </w:r>
    </w:p>
    <w:p w14:paraId="5D28574E" w14:textId="77777777" w:rsidR="00FC73C9" w:rsidRDefault="00FC73C9" w:rsidP="00FC73C9">
      <w:r>
        <w:t>GO:0004674 – protein serine/threonine kinase activity</w:t>
      </w:r>
    </w:p>
    <w:p w14:paraId="6FAA2339" w14:textId="77777777" w:rsidR="00FC73C9" w:rsidRDefault="00FC73C9" w:rsidP="00FC73C9">
      <w:r>
        <w:t>GO:0005524 – ATP binding</w:t>
      </w:r>
    </w:p>
    <w:p w14:paraId="6D164461" w14:textId="77777777" w:rsidR="00FC73C9" w:rsidRDefault="00FC73C9" w:rsidP="00FC73C9">
      <w:r>
        <w:t>Biological Process</w:t>
      </w:r>
    </w:p>
    <w:p w14:paraId="0A4A350D" w14:textId="77777777" w:rsidR="00FC73C9" w:rsidRDefault="00FC73C9" w:rsidP="00FC73C9">
      <w:r>
        <w:t>GO:0006468 – protein phosphorylation</w:t>
      </w:r>
    </w:p>
    <w:p w14:paraId="5BE1F848" w14:textId="77777777" w:rsidR="00FC73C9" w:rsidRDefault="00FC73C9" w:rsidP="00FC73C9">
      <w:r>
        <w:t>GO:0007165 – signal transduction</w:t>
      </w:r>
    </w:p>
    <w:p w14:paraId="10B63AE9" w14:textId="77777777" w:rsidR="00FC73C9" w:rsidRPr="00BB3842" w:rsidRDefault="00FC73C9" w:rsidP="00FC73C9">
      <w:pPr>
        <w:rPr>
          <w:b/>
          <w:bCs/>
          <w:i/>
          <w:iCs/>
        </w:rPr>
      </w:pPr>
      <w:r w:rsidRPr="00BB3842">
        <w:rPr>
          <w:b/>
          <w:bCs/>
          <w:i/>
          <w:iCs/>
        </w:rPr>
        <w:t>Length conservation</w:t>
      </w:r>
    </w:p>
    <w:p w14:paraId="39FEB045" w14:textId="77777777" w:rsidR="00FC73C9" w:rsidRDefault="00FC73C9" w:rsidP="00FC73C9">
      <w:r>
        <w:t>Buckwheat CIPK12: 469 aa</w:t>
      </w:r>
    </w:p>
    <w:p w14:paraId="7ABD26AC" w14:textId="77777777" w:rsidR="00FC73C9" w:rsidRDefault="00FC73C9" w:rsidP="00FC73C9">
      <w:r>
        <w:t>Arabidopsis CIPK12: 489 aa</w:t>
      </w:r>
    </w:p>
    <w:p w14:paraId="45818BFF" w14:textId="292E6BC5" w:rsidR="00FC73C9" w:rsidRDefault="001D0739" w:rsidP="00FC73C9">
      <w:r>
        <w:rPr>
          <w:rFonts w:ascii="Segoe UI Symbol" w:hAnsi="Segoe UI Symbol" w:cs="Segoe UI Symbol"/>
        </w:rPr>
        <w:t>L</w:t>
      </w:r>
      <w:r w:rsidR="00FC73C9">
        <w:t>ength consistency supports conserved structure and function among plant CIPKs.</w:t>
      </w:r>
    </w:p>
    <w:p w14:paraId="15E484B0" w14:textId="77777777" w:rsidR="00FC73C9" w:rsidRPr="00B9497B" w:rsidRDefault="00FC73C9" w:rsidP="00FC73C9">
      <w:pPr>
        <w:rPr>
          <w:b/>
          <w:bCs/>
          <w:i/>
          <w:iCs/>
        </w:rPr>
      </w:pPr>
      <w:r w:rsidRPr="00B9497B">
        <w:rPr>
          <w:b/>
          <w:bCs/>
          <w:i/>
          <w:iCs/>
        </w:rPr>
        <w:t>Final identification</w:t>
      </w:r>
    </w:p>
    <w:p w14:paraId="40F6CBC2" w14:textId="09F19E99" w:rsidR="009F44DD" w:rsidRDefault="00FC73C9" w:rsidP="00FC73C9">
      <w:r>
        <w:t>The protein Fes_sc0011510.1.</w:t>
      </w:r>
      <w:r w:rsidR="00B9497B">
        <w:t>g</w:t>
      </w:r>
      <w:r>
        <w:t xml:space="preserve">000001.aua.1 was identified as a putative CIPK12 homolog in buckwheat based on strong </w:t>
      </w:r>
      <w:proofErr w:type="spellStart"/>
      <w:r>
        <w:t>BLASTp</w:t>
      </w:r>
      <w:proofErr w:type="spellEnd"/>
      <w:r>
        <w:t xml:space="preserve"> similarity to Arabidopsis thaliana CIPK12 and the presence of a conserved N-terminal serine/threonine protein kinase domain together with the characteristic C-terminal NAF/FISL regulatory domain.</w:t>
      </w:r>
    </w:p>
    <w:p w14:paraId="518D476E" w14:textId="77777777" w:rsidR="00FE2852" w:rsidRDefault="00FE2852" w:rsidP="00FC73C9"/>
    <w:p w14:paraId="129C4F1F" w14:textId="77777777" w:rsidR="000016E4" w:rsidRPr="00723C19" w:rsidRDefault="000016E4" w:rsidP="000016E4">
      <w:pPr>
        <w:rPr>
          <w:b/>
          <w:bCs/>
          <w:i/>
          <w:iCs/>
        </w:rPr>
      </w:pPr>
      <w:r w:rsidRPr="00723C19">
        <w:rPr>
          <w:b/>
          <w:bCs/>
          <w:i/>
          <w:iCs/>
        </w:rPr>
        <w:t>STEP 28 – Identification and domain validation of CIPK13 in buckwheat</w:t>
      </w:r>
    </w:p>
    <w:p w14:paraId="11940B71" w14:textId="77777777" w:rsidR="000016E4" w:rsidRPr="00723C19" w:rsidRDefault="000016E4" w:rsidP="000016E4">
      <w:pPr>
        <w:rPr>
          <w:b/>
          <w:bCs/>
          <w:i/>
          <w:iCs/>
        </w:rPr>
      </w:pPr>
      <w:r w:rsidRPr="00723C19">
        <w:rPr>
          <w:b/>
          <w:bCs/>
          <w:i/>
          <w:iCs/>
        </w:rPr>
        <w:t>Reference protein</w:t>
      </w:r>
    </w:p>
    <w:p w14:paraId="7787A3D9" w14:textId="77777777" w:rsidR="000016E4" w:rsidRDefault="000016E4" w:rsidP="000016E4">
      <w:r>
        <w:t>Gene: CIPK13</w:t>
      </w:r>
    </w:p>
    <w:p w14:paraId="29A5A5B5" w14:textId="77777777" w:rsidR="000016E4" w:rsidRDefault="000016E4" w:rsidP="000016E4">
      <w:r>
        <w:t>Protein: CBL-interacting protein kinase 13</w:t>
      </w:r>
    </w:p>
    <w:p w14:paraId="52D2DD8E" w14:textId="77777777" w:rsidR="000016E4" w:rsidRDefault="000016E4" w:rsidP="000016E4">
      <w:r>
        <w:t>Species: Arabidopsis thaliana</w:t>
      </w:r>
    </w:p>
    <w:p w14:paraId="7E8A7164" w14:textId="77777777" w:rsidR="000016E4" w:rsidRDefault="000016E4" w:rsidP="000016E4">
      <w:r>
        <w:lastRenderedPageBreak/>
        <w:t>GenBank accession: AEC08929.1</w:t>
      </w:r>
    </w:p>
    <w:p w14:paraId="202CFD3F" w14:textId="77777777" w:rsidR="000016E4" w:rsidRDefault="000016E4" w:rsidP="000016E4">
      <w:r>
        <w:t>Length: 502 aa</w:t>
      </w:r>
    </w:p>
    <w:p w14:paraId="78FC0D5C" w14:textId="77777777" w:rsidR="000016E4" w:rsidRPr="00723C19" w:rsidRDefault="000016E4" w:rsidP="000016E4">
      <w:pPr>
        <w:rPr>
          <w:b/>
          <w:bCs/>
          <w:i/>
          <w:iCs/>
        </w:rPr>
      </w:pPr>
      <w:r w:rsidRPr="00723C19">
        <w:rPr>
          <w:b/>
          <w:bCs/>
          <w:i/>
          <w:iCs/>
        </w:rPr>
        <w:t>Search approach</w:t>
      </w:r>
    </w:p>
    <w:p w14:paraId="78997A74" w14:textId="77777777" w:rsidR="000016E4" w:rsidRDefault="000016E4" w:rsidP="000016E4">
      <w:r>
        <w:t xml:space="preserve">The Arabidopsis CIPK13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parameters.</w:t>
      </w:r>
    </w:p>
    <w:p w14:paraId="32FBB40B" w14:textId="77777777" w:rsidR="000016E4" w:rsidRPr="00723C19" w:rsidRDefault="000016E4" w:rsidP="000016E4">
      <w:pPr>
        <w:rPr>
          <w:b/>
          <w:bCs/>
          <w:i/>
          <w:iCs/>
        </w:rPr>
      </w:pPr>
      <w:proofErr w:type="spellStart"/>
      <w:r w:rsidRPr="00723C19">
        <w:rPr>
          <w:b/>
          <w:bCs/>
          <w:i/>
          <w:iCs/>
        </w:rPr>
        <w:t>BLASTp</w:t>
      </w:r>
      <w:proofErr w:type="spellEnd"/>
      <w:r w:rsidRPr="00723C19">
        <w:rPr>
          <w:b/>
          <w:bCs/>
          <w:i/>
          <w:iCs/>
        </w:rPr>
        <w:t xml:space="preserve"> results</w:t>
      </w:r>
    </w:p>
    <w:p w14:paraId="7D36E63B" w14:textId="296F5695" w:rsidR="000016E4" w:rsidRDefault="000016E4" w:rsidP="000016E4">
      <w:r>
        <w:t>Best hit: Fes_sc0011510.1.</w:t>
      </w:r>
      <w:r w:rsidR="00723C19">
        <w:t>g</w:t>
      </w:r>
      <w:r>
        <w:t>000001.aua.1</w:t>
      </w:r>
    </w:p>
    <w:p w14:paraId="3E2B5647" w14:textId="77777777" w:rsidR="000016E4" w:rsidRDefault="000016E4" w:rsidP="000016E4">
      <w:r>
        <w:t>Protein length: 469 aa</w:t>
      </w:r>
    </w:p>
    <w:p w14:paraId="1F99AA8D" w14:textId="77777777" w:rsidR="000016E4" w:rsidRDefault="000016E4" w:rsidP="000016E4">
      <w:r>
        <w:t>E-value: 0.0</w:t>
      </w:r>
    </w:p>
    <w:p w14:paraId="6530A502" w14:textId="5077F8A9" w:rsidR="000016E4" w:rsidRDefault="000016E4" w:rsidP="000016E4">
      <w:r>
        <w:t>Sequence identity: 70%</w:t>
      </w:r>
    </w:p>
    <w:p w14:paraId="16372A00" w14:textId="79ED9577" w:rsidR="000016E4" w:rsidRDefault="000016E4" w:rsidP="000016E4">
      <w:r>
        <w:t xml:space="preserve">Positives: </w:t>
      </w:r>
      <w:r w:rsidR="00723C19">
        <w:t>83</w:t>
      </w:r>
      <w:r>
        <w:t>%</w:t>
      </w:r>
    </w:p>
    <w:p w14:paraId="5554DBD3" w14:textId="77777777" w:rsidR="000016E4" w:rsidRPr="00723C19" w:rsidRDefault="000016E4" w:rsidP="000016E4">
      <w:pPr>
        <w:rPr>
          <w:b/>
          <w:bCs/>
          <w:i/>
          <w:iCs/>
        </w:rPr>
      </w:pPr>
      <w:r w:rsidRPr="00723C19">
        <w:rPr>
          <w:b/>
          <w:bCs/>
          <w:i/>
          <w:iCs/>
        </w:rPr>
        <w:t>Inference</w:t>
      </w:r>
    </w:p>
    <w:p w14:paraId="33820B50" w14:textId="77777777" w:rsidR="000016E4" w:rsidRDefault="000016E4" w:rsidP="000016E4">
      <w:r>
        <w:t>The extremely significant E-value, high sequence identity, and substantial query coverage indicate strong evolutionary conservation, supporting an orthologous relationship between Arabidopsis CIPK13 and the identified buckwheat protein.</w:t>
      </w:r>
    </w:p>
    <w:p w14:paraId="1EF8D7DA" w14:textId="77777777" w:rsidR="000016E4" w:rsidRPr="00A15454" w:rsidRDefault="000016E4" w:rsidP="000016E4">
      <w:pPr>
        <w:rPr>
          <w:b/>
          <w:bCs/>
          <w:i/>
          <w:iCs/>
        </w:rPr>
      </w:pPr>
      <w:r w:rsidRPr="00A15454">
        <w:rPr>
          <w:b/>
          <w:bCs/>
          <w:i/>
          <w:iCs/>
        </w:rPr>
        <w:t>Domain validation (</w:t>
      </w:r>
      <w:proofErr w:type="spellStart"/>
      <w:r w:rsidRPr="00A15454">
        <w:rPr>
          <w:b/>
          <w:bCs/>
          <w:i/>
          <w:iCs/>
        </w:rPr>
        <w:t>InterProScan</w:t>
      </w:r>
      <w:proofErr w:type="spellEnd"/>
      <w:r w:rsidRPr="00A15454">
        <w:rPr>
          <w:b/>
          <w:bCs/>
          <w:i/>
          <w:iCs/>
        </w:rPr>
        <w:t>)</w:t>
      </w:r>
    </w:p>
    <w:p w14:paraId="4B7D8D3A" w14:textId="77777777" w:rsidR="000016E4" w:rsidRPr="00A15454" w:rsidRDefault="000016E4" w:rsidP="000016E4">
      <w:pPr>
        <w:rPr>
          <w:b/>
          <w:bCs/>
          <w:i/>
          <w:iCs/>
        </w:rPr>
      </w:pPr>
      <w:r w:rsidRPr="00A15454">
        <w:rPr>
          <w:b/>
          <w:bCs/>
          <w:i/>
          <w:iCs/>
        </w:rPr>
        <w:t>N-terminal domain</w:t>
      </w:r>
    </w:p>
    <w:p w14:paraId="2A9FCB67" w14:textId="77777777" w:rsidR="000016E4" w:rsidRDefault="000016E4" w:rsidP="000016E4">
      <w:r>
        <w:t>Protein kinase domain</w:t>
      </w:r>
    </w:p>
    <w:p w14:paraId="4F4B0662" w14:textId="77777777" w:rsidR="000016E4" w:rsidRDefault="000016E4" w:rsidP="000016E4">
      <w:proofErr w:type="spellStart"/>
      <w:r>
        <w:t>Pfam</w:t>
      </w:r>
      <w:proofErr w:type="spellEnd"/>
      <w:r>
        <w:t>: PF00069</w:t>
      </w:r>
    </w:p>
    <w:p w14:paraId="0C40C0E3" w14:textId="77777777" w:rsidR="000016E4" w:rsidRDefault="000016E4" w:rsidP="000016E4">
      <w:proofErr w:type="spellStart"/>
      <w:r>
        <w:t>InterPro</w:t>
      </w:r>
      <w:proofErr w:type="spellEnd"/>
      <w:r>
        <w:t>: IPR000719</w:t>
      </w:r>
    </w:p>
    <w:p w14:paraId="2B346B6E" w14:textId="2CCCA677" w:rsidR="000016E4" w:rsidRDefault="000016E4" w:rsidP="000016E4">
      <w:r>
        <w:t>Location: 17–271 aa</w:t>
      </w:r>
    </w:p>
    <w:p w14:paraId="150A1FD3" w14:textId="77777777" w:rsidR="000016E4" w:rsidRDefault="000016E4" w:rsidP="000016E4">
      <w:r>
        <w:t>Features: ATP-binding site and serine/threonine kinase catalytic motifs</w:t>
      </w:r>
    </w:p>
    <w:p w14:paraId="4073925B" w14:textId="67D68C2E" w:rsidR="000016E4" w:rsidRDefault="000016E4" w:rsidP="000016E4">
      <w:r>
        <w:t>Confirms functional serine/threonine protein kinase activity.</w:t>
      </w:r>
    </w:p>
    <w:p w14:paraId="2CC28972" w14:textId="77777777" w:rsidR="000016E4" w:rsidRPr="00A15454" w:rsidRDefault="000016E4" w:rsidP="000016E4">
      <w:pPr>
        <w:rPr>
          <w:b/>
          <w:bCs/>
          <w:i/>
          <w:iCs/>
        </w:rPr>
      </w:pPr>
      <w:r w:rsidRPr="00A15454">
        <w:rPr>
          <w:b/>
          <w:bCs/>
          <w:i/>
          <w:iCs/>
        </w:rPr>
        <w:t>C-terminal domain</w:t>
      </w:r>
    </w:p>
    <w:p w14:paraId="3E1FB2D4" w14:textId="77777777" w:rsidR="000016E4" w:rsidRDefault="000016E4" w:rsidP="000016E4">
      <w:r>
        <w:t>NAF / FISL domain</w:t>
      </w:r>
    </w:p>
    <w:p w14:paraId="611C55BE" w14:textId="77777777" w:rsidR="000016E4" w:rsidRDefault="000016E4" w:rsidP="000016E4">
      <w:proofErr w:type="spellStart"/>
      <w:r>
        <w:t>Pfam</w:t>
      </w:r>
      <w:proofErr w:type="spellEnd"/>
      <w:r>
        <w:t>: PF03822</w:t>
      </w:r>
    </w:p>
    <w:p w14:paraId="171234FD" w14:textId="77777777" w:rsidR="000016E4" w:rsidRDefault="000016E4" w:rsidP="000016E4">
      <w:proofErr w:type="spellStart"/>
      <w:r>
        <w:t>InterPro</w:t>
      </w:r>
      <w:proofErr w:type="spellEnd"/>
      <w:r>
        <w:t>: IPR008271 / IPR018451</w:t>
      </w:r>
    </w:p>
    <w:p w14:paraId="30879505" w14:textId="77777777" w:rsidR="000016E4" w:rsidRDefault="000016E4" w:rsidP="000016E4">
      <w:r>
        <w:t>Location: ~322–380 aa</w:t>
      </w:r>
    </w:p>
    <w:p w14:paraId="5C6CA2C0" w14:textId="56D7C456" w:rsidR="000016E4" w:rsidRDefault="000016E4" w:rsidP="000016E4">
      <w:r>
        <w:t>Diagnostic CIPK-specific regulatory domain required for interaction with CBL calcium sensors.</w:t>
      </w:r>
    </w:p>
    <w:p w14:paraId="78EA5514" w14:textId="77777777" w:rsidR="00A91B1C" w:rsidRDefault="00A91B1C" w:rsidP="000016E4">
      <w:pPr>
        <w:rPr>
          <w:b/>
          <w:bCs/>
          <w:i/>
          <w:iCs/>
        </w:rPr>
      </w:pPr>
    </w:p>
    <w:p w14:paraId="2B07B308" w14:textId="77777777" w:rsidR="00A91B1C" w:rsidRDefault="00A91B1C" w:rsidP="000016E4">
      <w:pPr>
        <w:rPr>
          <w:b/>
          <w:bCs/>
          <w:i/>
          <w:iCs/>
        </w:rPr>
      </w:pPr>
    </w:p>
    <w:p w14:paraId="4EAC99F5" w14:textId="50CEDD2C" w:rsidR="000016E4" w:rsidRPr="00A91B1C" w:rsidRDefault="000016E4" w:rsidP="000016E4">
      <w:pPr>
        <w:rPr>
          <w:b/>
          <w:bCs/>
          <w:i/>
          <w:iCs/>
        </w:rPr>
      </w:pPr>
      <w:r w:rsidRPr="00A91B1C">
        <w:rPr>
          <w:b/>
          <w:bCs/>
          <w:i/>
          <w:iCs/>
        </w:rPr>
        <w:lastRenderedPageBreak/>
        <w:t>GO terms – CIPK13 (Buckwheat)</w:t>
      </w:r>
    </w:p>
    <w:p w14:paraId="4E9B2FA8" w14:textId="77777777" w:rsidR="000016E4" w:rsidRPr="00A91B1C" w:rsidRDefault="000016E4" w:rsidP="000016E4">
      <w:pPr>
        <w:rPr>
          <w:b/>
          <w:bCs/>
          <w:i/>
          <w:iCs/>
        </w:rPr>
      </w:pPr>
      <w:r w:rsidRPr="00A91B1C">
        <w:rPr>
          <w:b/>
          <w:bCs/>
          <w:i/>
          <w:iCs/>
        </w:rPr>
        <w:t>Molecular Function</w:t>
      </w:r>
    </w:p>
    <w:p w14:paraId="32803033" w14:textId="77777777" w:rsidR="000016E4" w:rsidRDefault="000016E4" w:rsidP="000016E4">
      <w:r>
        <w:t>GO:0004672 – protein kinase activity</w:t>
      </w:r>
    </w:p>
    <w:p w14:paraId="7AC5EB24" w14:textId="77777777" w:rsidR="000016E4" w:rsidRDefault="000016E4" w:rsidP="000016E4">
      <w:r>
        <w:t>GO:0004674 – protein serine/threonine kinase activity</w:t>
      </w:r>
    </w:p>
    <w:p w14:paraId="15DAC362" w14:textId="77777777" w:rsidR="000016E4" w:rsidRDefault="000016E4" w:rsidP="000016E4">
      <w:r>
        <w:t>GO:0005524 – ATP binding</w:t>
      </w:r>
    </w:p>
    <w:p w14:paraId="04865175" w14:textId="77777777" w:rsidR="000016E4" w:rsidRPr="005A1E26" w:rsidRDefault="000016E4" w:rsidP="000016E4">
      <w:pPr>
        <w:rPr>
          <w:b/>
          <w:bCs/>
          <w:i/>
          <w:iCs/>
        </w:rPr>
      </w:pPr>
      <w:r w:rsidRPr="005A1E26">
        <w:rPr>
          <w:b/>
          <w:bCs/>
          <w:i/>
          <w:iCs/>
        </w:rPr>
        <w:t>Biological Process</w:t>
      </w:r>
    </w:p>
    <w:p w14:paraId="2FEFBA97" w14:textId="77777777" w:rsidR="000016E4" w:rsidRDefault="000016E4" w:rsidP="000016E4">
      <w:r>
        <w:t>GO:0006468 – protein phosphorylation</w:t>
      </w:r>
    </w:p>
    <w:p w14:paraId="1AD5F877" w14:textId="77777777" w:rsidR="000016E4" w:rsidRDefault="000016E4" w:rsidP="000016E4">
      <w:r>
        <w:t>GO:0007165 – signal transduction</w:t>
      </w:r>
    </w:p>
    <w:p w14:paraId="55A23BED" w14:textId="77777777" w:rsidR="000016E4" w:rsidRPr="005A1E26" w:rsidRDefault="000016E4" w:rsidP="000016E4">
      <w:pPr>
        <w:rPr>
          <w:b/>
          <w:bCs/>
          <w:i/>
          <w:iCs/>
        </w:rPr>
      </w:pPr>
      <w:r w:rsidRPr="005A1E26">
        <w:rPr>
          <w:b/>
          <w:bCs/>
          <w:i/>
          <w:iCs/>
        </w:rPr>
        <w:t>Length conservation</w:t>
      </w:r>
    </w:p>
    <w:p w14:paraId="4BE1C4C5" w14:textId="77777777" w:rsidR="000016E4" w:rsidRDefault="000016E4" w:rsidP="000016E4">
      <w:r>
        <w:t>Buckwheat CIPK13: 469 aa</w:t>
      </w:r>
    </w:p>
    <w:p w14:paraId="2F4692F5" w14:textId="77777777" w:rsidR="000016E4" w:rsidRDefault="000016E4" w:rsidP="000016E4">
      <w:r>
        <w:t>Arabidopsis CIPK13: 502 aa</w:t>
      </w:r>
    </w:p>
    <w:p w14:paraId="41808F3B" w14:textId="7BC2ADBD" w:rsidR="000016E4" w:rsidRDefault="000016E4" w:rsidP="000016E4">
      <w:r>
        <w:t>Length variation is within the expected range for plant CIPKs and does not affect conserved domain architecture.</w:t>
      </w:r>
    </w:p>
    <w:p w14:paraId="7C03962F" w14:textId="77777777" w:rsidR="000016E4" w:rsidRPr="005A1E26" w:rsidRDefault="000016E4" w:rsidP="000016E4">
      <w:pPr>
        <w:rPr>
          <w:b/>
          <w:bCs/>
          <w:i/>
          <w:iCs/>
        </w:rPr>
      </w:pPr>
      <w:r w:rsidRPr="005A1E26">
        <w:rPr>
          <w:b/>
          <w:bCs/>
          <w:i/>
          <w:iCs/>
        </w:rPr>
        <w:t>Final identification</w:t>
      </w:r>
    </w:p>
    <w:p w14:paraId="22539799" w14:textId="12F57A36" w:rsidR="000016E4" w:rsidRDefault="000016E4" w:rsidP="000016E4">
      <w:r>
        <w:t>The protein Fes_sc0011510.1.</w:t>
      </w:r>
      <w:r w:rsidR="005A1E26">
        <w:t>g</w:t>
      </w:r>
      <w:r>
        <w:t xml:space="preserve">000001.aua.1 was identified as a putative CIPK13 homolog in buckwheat based on strong </w:t>
      </w:r>
      <w:proofErr w:type="spellStart"/>
      <w:r>
        <w:t>BLASTp</w:t>
      </w:r>
      <w:proofErr w:type="spellEnd"/>
      <w:r>
        <w:t xml:space="preserve"> similarity to Arabidopsis thaliana CIPK13 and the presence of a conserved N-terminal serine/threonine protein kinase domain together with the characteristic C-terminal NAF/FISL regulatory domain.</w:t>
      </w:r>
    </w:p>
    <w:p w14:paraId="5C42FA96" w14:textId="77777777" w:rsidR="000016E4" w:rsidRDefault="000016E4" w:rsidP="000016E4"/>
    <w:p w14:paraId="36963700" w14:textId="77777777" w:rsidR="000016E4" w:rsidRPr="005A1E26" w:rsidRDefault="000016E4" w:rsidP="000016E4">
      <w:pPr>
        <w:rPr>
          <w:b/>
          <w:bCs/>
          <w:i/>
          <w:iCs/>
        </w:rPr>
      </w:pPr>
      <w:r w:rsidRPr="005A1E26">
        <w:rPr>
          <w:b/>
          <w:bCs/>
          <w:i/>
          <w:iCs/>
        </w:rPr>
        <w:t>STEP 29 – Identification and domain validation of CIPK14 in buckwheat</w:t>
      </w:r>
    </w:p>
    <w:p w14:paraId="3BC8D451" w14:textId="77777777" w:rsidR="000016E4" w:rsidRPr="005155F7" w:rsidRDefault="000016E4" w:rsidP="000016E4">
      <w:pPr>
        <w:rPr>
          <w:b/>
          <w:bCs/>
          <w:i/>
          <w:iCs/>
        </w:rPr>
      </w:pPr>
      <w:r w:rsidRPr="005155F7">
        <w:rPr>
          <w:b/>
          <w:bCs/>
          <w:i/>
          <w:iCs/>
        </w:rPr>
        <w:t>Reference protein</w:t>
      </w:r>
    </w:p>
    <w:p w14:paraId="2285EEAF" w14:textId="77777777" w:rsidR="000016E4" w:rsidRDefault="000016E4" w:rsidP="000016E4">
      <w:r>
        <w:t>Gene: CIPK14</w:t>
      </w:r>
    </w:p>
    <w:p w14:paraId="07227F74" w14:textId="77777777" w:rsidR="000016E4" w:rsidRDefault="000016E4" w:rsidP="000016E4">
      <w:r>
        <w:t>Protein: CBL-interacting protein kinase 14</w:t>
      </w:r>
    </w:p>
    <w:p w14:paraId="51802A61" w14:textId="77777777" w:rsidR="000016E4" w:rsidRDefault="000016E4" w:rsidP="000016E4">
      <w:r>
        <w:t>Species: Arabidopsis thaliana</w:t>
      </w:r>
    </w:p>
    <w:p w14:paraId="3CE6AFA5" w14:textId="77777777" w:rsidR="000016E4" w:rsidRDefault="000016E4" w:rsidP="000016E4">
      <w:r>
        <w:t>GenBank accession: AAK16689.1</w:t>
      </w:r>
    </w:p>
    <w:p w14:paraId="78ED0FB3" w14:textId="77777777" w:rsidR="000016E4" w:rsidRDefault="000016E4" w:rsidP="000016E4">
      <w:r>
        <w:t>Length: 442 aa</w:t>
      </w:r>
    </w:p>
    <w:p w14:paraId="39804029" w14:textId="77777777" w:rsidR="000016E4" w:rsidRPr="005155F7" w:rsidRDefault="000016E4" w:rsidP="000016E4">
      <w:pPr>
        <w:rPr>
          <w:b/>
          <w:bCs/>
          <w:i/>
          <w:iCs/>
        </w:rPr>
      </w:pPr>
      <w:r w:rsidRPr="005155F7">
        <w:rPr>
          <w:b/>
          <w:bCs/>
          <w:i/>
          <w:iCs/>
        </w:rPr>
        <w:t>Search approach</w:t>
      </w:r>
    </w:p>
    <w:p w14:paraId="082A41BC" w14:textId="77777777" w:rsidR="000016E4" w:rsidRDefault="000016E4" w:rsidP="000016E4">
      <w:r>
        <w:t xml:space="preserve">The Arabidopsis CIPK14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parameters.</w:t>
      </w:r>
    </w:p>
    <w:p w14:paraId="58287ECB" w14:textId="77777777" w:rsidR="000016E4" w:rsidRPr="005155F7" w:rsidRDefault="000016E4" w:rsidP="000016E4">
      <w:pPr>
        <w:rPr>
          <w:b/>
          <w:bCs/>
          <w:i/>
          <w:iCs/>
        </w:rPr>
      </w:pPr>
      <w:proofErr w:type="spellStart"/>
      <w:r w:rsidRPr="005155F7">
        <w:rPr>
          <w:b/>
          <w:bCs/>
          <w:i/>
          <w:iCs/>
        </w:rPr>
        <w:t>BLASTp</w:t>
      </w:r>
      <w:proofErr w:type="spellEnd"/>
      <w:r w:rsidRPr="005155F7">
        <w:rPr>
          <w:b/>
          <w:bCs/>
          <w:i/>
          <w:iCs/>
        </w:rPr>
        <w:t xml:space="preserve"> results</w:t>
      </w:r>
    </w:p>
    <w:p w14:paraId="2495261D" w14:textId="6C79AD6E" w:rsidR="000016E4" w:rsidRDefault="000016E4" w:rsidP="000016E4">
      <w:r>
        <w:t>Best hit: Fes_sc0007715.1.</w:t>
      </w:r>
      <w:r w:rsidR="001704DC">
        <w:t>g</w:t>
      </w:r>
      <w:r>
        <w:t>000003.aua.1</w:t>
      </w:r>
    </w:p>
    <w:p w14:paraId="08E3DD63" w14:textId="77777777" w:rsidR="000016E4" w:rsidRDefault="000016E4" w:rsidP="000016E4">
      <w:r>
        <w:t>Protein length: 449 aa</w:t>
      </w:r>
    </w:p>
    <w:p w14:paraId="28B0D0F2" w14:textId="77777777" w:rsidR="000016E4" w:rsidRDefault="000016E4" w:rsidP="000016E4">
      <w:r>
        <w:lastRenderedPageBreak/>
        <w:t>E-value: 0.0</w:t>
      </w:r>
    </w:p>
    <w:p w14:paraId="224C8D50" w14:textId="28F06629" w:rsidR="000016E4" w:rsidRDefault="000016E4" w:rsidP="000016E4">
      <w:r>
        <w:t xml:space="preserve">Sequence identity: </w:t>
      </w:r>
      <w:r w:rsidR="001704DC">
        <w:t>62</w:t>
      </w:r>
      <w:r>
        <w:t>%</w:t>
      </w:r>
    </w:p>
    <w:p w14:paraId="6DD5EEC8" w14:textId="1372BDA4" w:rsidR="000016E4" w:rsidRDefault="000016E4" w:rsidP="000016E4">
      <w:r>
        <w:t xml:space="preserve">Positives: </w:t>
      </w:r>
      <w:r w:rsidR="001704DC">
        <w:t>78</w:t>
      </w:r>
      <w:r>
        <w:t>%</w:t>
      </w:r>
    </w:p>
    <w:p w14:paraId="176AC093" w14:textId="77777777" w:rsidR="000016E4" w:rsidRPr="001704DC" w:rsidRDefault="000016E4" w:rsidP="000016E4">
      <w:pPr>
        <w:rPr>
          <w:b/>
          <w:bCs/>
          <w:i/>
          <w:iCs/>
        </w:rPr>
      </w:pPr>
      <w:r w:rsidRPr="001704DC">
        <w:rPr>
          <w:b/>
          <w:bCs/>
          <w:i/>
          <w:iCs/>
        </w:rPr>
        <w:t>Inference</w:t>
      </w:r>
    </w:p>
    <w:p w14:paraId="756A897C" w14:textId="77777777" w:rsidR="000016E4" w:rsidRDefault="000016E4" w:rsidP="000016E4">
      <w:r>
        <w:t>The highly significant E-value, near full-length alignment, and strong sequence similarity indicate robust evolutionary conservation, supporting an orthologous relationship between Arabidopsis CIPK14 and the identified buckwheat protein.</w:t>
      </w:r>
    </w:p>
    <w:p w14:paraId="13296232" w14:textId="77777777" w:rsidR="000016E4" w:rsidRPr="001704DC" w:rsidRDefault="000016E4" w:rsidP="000016E4">
      <w:pPr>
        <w:rPr>
          <w:b/>
          <w:bCs/>
          <w:i/>
          <w:iCs/>
        </w:rPr>
      </w:pPr>
      <w:r w:rsidRPr="001704DC">
        <w:rPr>
          <w:b/>
          <w:bCs/>
          <w:i/>
          <w:iCs/>
        </w:rPr>
        <w:t>Domain validation (</w:t>
      </w:r>
      <w:proofErr w:type="spellStart"/>
      <w:r w:rsidRPr="001704DC">
        <w:rPr>
          <w:b/>
          <w:bCs/>
          <w:i/>
          <w:iCs/>
        </w:rPr>
        <w:t>InterProScan</w:t>
      </w:r>
      <w:proofErr w:type="spellEnd"/>
      <w:r w:rsidRPr="001704DC">
        <w:rPr>
          <w:b/>
          <w:bCs/>
          <w:i/>
          <w:iCs/>
        </w:rPr>
        <w:t>)</w:t>
      </w:r>
    </w:p>
    <w:p w14:paraId="35A8CD4A" w14:textId="77777777" w:rsidR="000016E4" w:rsidRPr="001704DC" w:rsidRDefault="000016E4" w:rsidP="000016E4">
      <w:pPr>
        <w:rPr>
          <w:b/>
          <w:bCs/>
          <w:i/>
          <w:iCs/>
        </w:rPr>
      </w:pPr>
      <w:r w:rsidRPr="001704DC">
        <w:rPr>
          <w:b/>
          <w:bCs/>
          <w:i/>
          <w:iCs/>
        </w:rPr>
        <w:t>N-terminal domain</w:t>
      </w:r>
    </w:p>
    <w:p w14:paraId="27D86168" w14:textId="77777777" w:rsidR="000016E4" w:rsidRDefault="000016E4" w:rsidP="000016E4">
      <w:r>
        <w:t>Protein kinase domain</w:t>
      </w:r>
    </w:p>
    <w:p w14:paraId="331D9E3C" w14:textId="77777777" w:rsidR="000016E4" w:rsidRDefault="000016E4" w:rsidP="000016E4">
      <w:proofErr w:type="spellStart"/>
      <w:r>
        <w:t>Pfam</w:t>
      </w:r>
      <w:proofErr w:type="spellEnd"/>
      <w:r>
        <w:t>: PF00069</w:t>
      </w:r>
    </w:p>
    <w:p w14:paraId="124C3A44" w14:textId="77777777" w:rsidR="000016E4" w:rsidRDefault="000016E4" w:rsidP="000016E4">
      <w:proofErr w:type="spellStart"/>
      <w:r>
        <w:t>InterPro</w:t>
      </w:r>
      <w:proofErr w:type="spellEnd"/>
      <w:r>
        <w:t>: IPR000719 / IPR002290</w:t>
      </w:r>
    </w:p>
    <w:p w14:paraId="11640DB6" w14:textId="227726CB" w:rsidR="000016E4" w:rsidRDefault="000016E4" w:rsidP="000016E4">
      <w:r>
        <w:t>Location: 40–294 aa</w:t>
      </w:r>
    </w:p>
    <w:p w14:paraId="466EABC6" w14:textId="77777777" w:rsidR="000016E4" w:rsidRDefault="000016E4" w:rsidP="000016E4">
      <w:r>
        <w:t>Features: ATP-binding site and conserved serine/threonine kinase catalytic motifs</w:t>
      </w:r>
    </w:p>
    <w:p w14:paraId="1EC0AEA9" w14:textId="41FA099C" w:rsidR="000016E4" w:rsidRDefault="000016E4" w:rsidP="000016E4">
      <w:r>
        <w:t>Confirms functional serine/threonine protein kinase activity.</w:t>
      </w:r>
    </w:p>
    <w:p w14:paraId="60F95A2A" w14:textId="77777777" w:rsidR="000016E4" w:rsidRPr="002C4080" w:rsidRDefault="000016E4" w:rsidP="000016E4">
      <w:pPr>
        <w:rPr>
          <w:b/>
          <w:bCs/>
          <w:i/>
          <w:iCs/>
        </w:rPr>
      </w:pPr>
      <w:r w:rsidRPr="002C4080">
        <w:rPr>
          <w:b/>
          <w:bCs/>
          <w:i/>
          <w:iCs/>
        </w:rPr>
        <w:t>C-terminal domain</w:t>
      </w:r>
    </w:p>
    <w:p w14:paraId="5904F61E" w14:textId="77777777" w:rsidR="000016E4" w:rsidRDefault="000016E4" w:rsidP="000016E4">
      <w:r>
        <w:t>NAF / FISL domain</w:t>
      </w:r>
    </w:p>
    <w:p w14:paraId="2E62B637" w14:textId="77777777" w:rsidR="000016E4" w:rsidRDefault="000016E4" w:rsidP="000016E4">
      <w:proofErr w:type="spellStart"/>
      <w:r>
        <w:t>Pfam</w:t>
      </w:r>
      <w:proofErr w:type="spellEnd"/>
      <w:r>
        <w:t>: PF03822</w:t>
      </w:r>
    </w:p>
    <w:p w14:paraId="1BF5233D" w14:textId="7AEA4807" w:rsidR="000016E4" w:rsidRDefault="000016E4" w:rsidP="000016E4">
      <w:proofErr w:type="spellStart"/>
      <w:r>
        <w:t>InterPro</w:t>
      </w:r>
      <w:proofErr w:type="spellEnd"/>
      <w:r>
        <w:t>:  IPR018451</w:t>
      </w:r>
    </w:p>
    <w:p w14:paraId="2655AB09" w14:textId="08DA31E7" w:rsidR="000016E4" w:rsidRDefault="000016E4" w:rsidP="000016E4">
      <w:r>
        <w:t>Location: 321–370 aa</w:t>
      </w:r>
    </w:p>
    <w:p w14:paraId="3F8F43DF" w14:textId="7B45EFC4" w:rsidR="000016E4" w:rsidRDefault="000016E4" w:rsidP="000016E4">
      <w:r>
        <w:t>Characteristic CIPK-specific regulatory domain required for interaction with CBL calcium sensors.</w:t>
      </w:r>
    </w:p>
    <w:p w14:paraId="762BA66A" w14:textId="77777777" w:rsidR="000016E4" w:rsidRPr="00AE183D" w:rsidRDefault="000016E4" w:rsidP="000016E4">
      <w:pPr>
        <w:rPr>
          <w:b/>
          <w:bCs/>
          <w:i/>
          <w:iCs/>
        </w:rPr>
      </w:pPr>
      <w:r w:rsidRPr="00AE183D">
        <w:rPr>
          <w:b/>
          <w:bCs/>
          <w:i/>
          <w:iCs/>
        </w:rPr>
        <w:t>GO terms – CIPK14 (Buckwheat)</w:t>
      </w:r>
    </w:p>
    <w:p w14:paraId="039C19A3" w14:textId="77777777" w:rsidR="000016E4" w:rsidRPr="00AE183D" w:rsidRDefault="000016E4" w:rsidP="000016E4">
      <w:pPr>
        <w:rPr>
          <w:b/>
          <w:bCs/>
          <w:i/>
          <w:iCs/>
        </w:rPr>
      </w:pPr>
      <w:r w:rsidRPr="00AE183D">
        <w:rPr>
          <w:b/>
          <w:bCs/>
          <w:i/>
          <w:iCs/>
        </w:rPr>
        <w:t>Molecular Function</w:t>
      </w:r>
    </w:p>
    <w:p w14:paraId="16902FB3" w14:textId="77777777" w:rsidR="000016E4" w:rsidRDefault="000016E4" w:rsidP="000016E4">
      <w:r>
        <w:t>GO:0004672 – protein kinase activity</w:t>
      </w:r>
    </w:p>
    <w:p w14:paraId="3482A352" w14:textId="77777777" w:rsidR="000016E4" w:rsidRDefault="000016E4" w:rsidP="000016E4">
      <w:r>
        <w:t>GO:0004674 – protein serine/threonine kinase activity</w:t>
      </w:r>
    </w:p>
    <w:p w14:paraId="12C04A99" w14:textId="77777777" w:rsidR="000016E4" w:rsidRDefault="000016E4" w:rsidP="000016E4">
      <w:r>
        <w:t>GO:0005524 – ATP binding</w:t>
      </w:r>
    </w:p>
    <w:p w14:paraId="75FA7FD5" w14:textId="77777777" w:rsidR="000016E4" w:rsidRPr="00AE183D" w:rsidRDefault="000016E4" w:rsidP="000016E4">
      <w:pPr>
        <w:rPr>
          <w:b/>
          <w:bCs/>
          <w:i/>
          <w:iCs/>
        </w:rPr>
      </w:pPr>
      <w:r w:rsidRPr="00AE183D">
        <w:rPr>
          <w:b/>
          <w:bCs/>
          <w:i/>
          <w:iCs/>
        </w:rPr>
        <w:t>Biological Process</w:t>
      </w:r>
    </w:p>
    <w:p w14:paraId="26070DAF" w14:textId="77777777" w:rsidR="000016E4" w:rsidRDefault="000016E4" w:rsidP="000016E4">
      <w:r>
        <w:t>GO:0006468 – protein phosphorylation</w:t>
      </w:r>
    </w:p>
    <w:p w14:paraId="77A4BD6D" w14:textId="77777777" w:rsidR="000016E4" w:rsidRDefault="000016E4" w:rsidP="000016E4">
      <w:r>
        <w:t>GO:0007165 – signal transduction</w:t>
      </w:r>
    </w:p>
    <w:p w14:paraId="511EAE71" w14:textId="77777777" w:rsidR="000016E4" w:rsidRPr="005E4073" w:rsidRDefault="000016E4" w:rsidP="000016E4">
      <w:pPr>
        <w:rPr>
          <w:b/>
          <w:bCs/>
          <w:i/>
          <w:iCs/>
        </w:rPr>
      </w:pPr>
      <w:r w:rsidRPr="005E4073">
        <w:rPr>
          <w:b/>
          <w:bCs/>
          <w:i/>
          <w:iCs/>
        </w:rPr>
        <w:t>Length conservation</w:t>
      </w:r>
    </w:p>
    <w:p w14:paraId="2117155F" w14:textId="77777777" w:rsidR="000016E4" w:rsidRDefault="000016E4" w:rsidP="000016E4">
      <w:r>
        <w:t>Buckwheat CIPK14: 449 aa</w:t>
      </w:r>
    </w:p>
    <w:p w14:paraId="0D9B9BB5" w14:textId="77777777" w:rsidR="000016E4" w:rsidRDefault="000016E4" w:rsidP="000016E4">
      <w:r>
        <w:t>Arabidopsis CIPK14: 442 aa</w:t>
      </w:r>
    </w:p>
    <w:p w14:paraId="25B11917" w14:textId="302FE98B" w:rsidR="000016E4" w:rsidRDefault="000016E4" w:rsidP="000016E4">
      <w:r>
        <w:lastRenderedPageBreak/>
        <w:t xml:space="preserve"> Length conservation is consistent with known plant CIPKs and supports functional equivalence.</w:t>
      </w:r>
    </w:p>
    <w:p w14:paraId="161C52E3" w14:textId="77777777" w:rsidR="000016E4" w:rsidRPr="005E4073" w:rsidRDefault="000016E4" w:rsidP="000016E4">
      <w:pPr>
        <w:rPr>
          <w:b/>
          <w:bCs/>
          <w:i/>
          <w:iCs/>
        </w:rPr>
      </w:pPr>
      <w:r w:rsidRPr="005E4073">
        <w:rPr>
          <w:b/>
          <w:bCs/>
          <w:i/>
          <w:iCs/>
        </w:rPr>
        <w:t>Final identification</w:t>
      </w:r>
    </w:p>
    <w:p w14:paraId="2271EFCE" w14:textId="7E0CC71B" w:rsidR="000016E4" w:rsidRDefault="000016E4" w:rsidP="000016E4">
      <w:r>
        <w:t>The protein Fes_sc0007715.1.</w:t>
      </w:r>
      <w:r w:rsidR="005E4073">
        <w:t>g</w:t>
      </w:r>
      <w:r>
        <w:t xml:space="preserve">000003.aua.1 was identified as a putative CIPK14 homolog in buckwheat based on strong </w:t>
      </w:r>
      <w:proofErr w:type="spellStart"/>
      <w:r>
        <w:t>BLASTp</w:t>
      </w:r>
      <w:proofErr w:type="spellEnd"/>
      <w:r>
        <w:t xml:space="preserve"> similarity to Arabidopsis thaliana CIPK14 and the presence of a conserved N-terminal serine/threonine protein kinase domain together with the diagnostic C-terminal NAF/FISL domain.</w:t>
      </w:r>
    </w:p>
    <w:p w14:paraId="6EF05AD9" w14:textId="77777777" w:rsidR="000016E4" w:rsidRDefault="000016E4" w:rsidP="000016E4"/>
    <w:p w14:paraId="597E2F44" w14:textId="77777777" w:rsidR="000016E4" w:rsidRPr="005E4073" w:rsidRDefault="000016E4" w:rsidP="000016E4">
      <w:pPr>
        <w:rPr>
          <w:b/>
          <w:bCs/>
          <w:i/>
          <w:iCs/>
        </w:rPr>
      </w:pPr>
      <w:r w:rsidRPr="005E4073">
        <w:rPr>
          <w:b/>
          <w:bCs/>
          <w:i/>
          <w:iCs/>
        </w:rPr>
        <w:t>STEP 30 – Identification and domain validation of CIPK15 in buckwheat</w:t>
      </w:r>
    </w:p>
    <w:p w14:paraId="58E829AE" w14:textId="77777777" w:rsidR="000016E4" w:rsidRPr="005E4073" w:rsidRDefault="000016E4" w:rsidP="000016E4">
      <w:pPr>
        <w:rPr>
          <w:b/>
          <w:bCs/>
          <w:i/>
          <w:iCs/>
        </w:rPr>
      </w:pPr>
      <w:r w:rsidRPr="005E4073">
        <w:rPr>
          <w:b/>
          <w:bCs/>
          <w:i/>
          <w:iCs/>
        </w:rPr>
        <w:t>Reference protein</w:t>
      </w:r>
    </w:p>
    <w:p w14:paraId="5D93DA37" w14:textId="77777777" w:rsidR="000016E4" w:rsidRDefault="000016E4" w:rsidP="000016E4">
      <w:r>
        <w:t>Gene: CIPK15</w:t>
      </w:r>
    </w:p>
    <w:p w14:paraId="0C27604D" w14:textId="77777777" w:rsidR="000016E4" w:rsidRDefault="000016E4" w:rsidP="000016E4">
      <w:r>
        <w:t>Protein: CBL-interacting protein kinase 15</w:t>
      </w:r>
    </w:p>
    <w:p w14:paraId="5DA62829" w14:textId="77777777" w:rsidR="000016E4" w:rsidRDefault="000016E4" w:rsidP="000016E4">
      <w:r>
        <w:t>Species: Arabidopsis thaliana</w:t>
      </w:r>
    </w:p>
    <w:p w14:paraId="4A5FA3F5" w14:textId="77777777" w:rsidR="000016E4" w:rsidRDefault="000016E4" w:rsidP="000016E4">
      <w:r>
        <w:t>GenBank accession: AED90395.1</w:t>
      </w:r>
    </w:p>
    <w:p w14:paraId="5221B988" w14:textId="77777777" w:rsidR="000016E4" w:rsidRDefault="000016E4" w:rsidP="000016E4">
      <w:r>
        <w:t>Length: 421 aa</w:t>
      </w:r>
    </w:p>
    <w:p w14:paraId="72D773D7" w14:textId="77777777" w:rsidR="000016E4" w:rsidRPr="00261969" w:rsidRDefault="000016E4" w:rsidP="000016E4">
      <w:pPr>
        <w:rPr>
          <w:b/>
          <w:bCs/>
          <w:i/>
          <w:iCs/>
        </w:rPr>
      </w:pPr>
      <w:r w:rsidRPr="00261969">
        <w:rPr>
          <w:b/>
          <w:bCs/>
          <w:i/>
          <w:iCs/>
        </w:rPr>
        <w:t>Search approach</w:t>
      </w:r>
    </w:p>
    <w:p w14:paraId="4E83EC5A" w14:textId="0FFF11E0" w:rsidR="000016E4" w:rsidRDefault="000016E4" w:rsidP="000016E4">
      <w:r>
        <w:t xml:space="preserve">The Arabidopsis CIPK15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FES_.1.0.pep) using default parameters.</w:t>
      </w:r>
    </w:p>
    <w:p w14:paraId="360F0C3E" w14:textId="77777777" w:rsidR="000016E4" w:rsidRPr="00261969" w:rsidRDefault="000016E4" w:rsidP="000016E4">
      <w:pPr>
        <w:rPr>
          <w:b/>
          <w:bCs/>
          <w:i/>
          <w:iCs/>
        </w:rPr>
      </w:pPr>
      <w:proofErr w:type="spellStart"/>
      <w:r w:rsidRPr="00261969">
        <w:rPr>
          <w:b/>
          <w:bCs/>
          <w:i/>
          <w:iCs/>
        </w:rPr>
        <w:t>BLASTp</w:t>
      </w:r>
      <w:proofErr w:type="spellEnd"/>
      <w:r w:rsidRPr="00261969">
        <w:rPr>
          <w:b/>
          <w:bCs/>
          <w:i/>
          <w:iCs/>
        </w:rPr>
        <w:t xml:space="preserve"> results</w:t>
      </w:r>
    </w:p>
    <w:p w14:paraId="7A556E4D" w14:textId="68D6D37E" w:rsidR="000016E4" w:rsidRDefault="000016E4" w:rsidP="000016E4">
      <w:r>
        <w:t>Best hit: Fes_sc0000542.1.</w:t>
      </w:r>
      <w:r w:rsidR="00261969">
        <w:t>g</w:t>
      </w:r>
      <w:r>
        <w:t>000013.aua.1</w:t>
      </w:r>
    </w:p>
    <w:p w14:paraId="3A7580A0" w14:textId="77777777" w:rsidR="000016E4" w:rsidRDefault="000016E4" w:rsidP="000016E4">
      <w:r>
        <w:t>Protein length: 432 aa</w:t>
      </w:r>
    </w:p>
    <w:p w14:paraId="48D44F51" w14:textId="77777777" w:rsidR="000016E4" w:rsidRDefault="000016E4" w:rsidP="000016E4">
      <w:r>
        <w:t>E-value: 0.0</w:t>
      </w:r>
    </w:p>
    <w:p w14:paraId="13F3C46C" w14:textId="37C1AAA4" w:rsidR="000016E4" w:rsidRDefault="000016E4" w:rsidP="000016E4">
      <w:r>
        <w:t>Sequence identity: 62%</w:t>
      </w:r>
    </w:p>
    <w:p w14:paraId="09C32F97" w14:textId="2FA109BF" w:rsidR="000016E4" w:rsidRDefault="000016E4" w:rsidP="000016E4">
      <w:r>
        <w:t>Positives: 7</w:t>
      </w:r>
      <w:r w:rsidR="00261969">
        <w:t>8</w:t>
      </w:r>
      <w:r>
        <w:t>%</w:t>
      </w:r>
    </w:p>
    <w:p w14:paraId="0AE1137A" w14:textId="77777777" w:rsidR="000016E4" w:rsidRPr="00261969" w:rsidRDefault="000016E4" w:rsidP="000016E4">
      <w:pPr>
        <w:rPr>
          <w:b/>
          <w:bCs/>
          <w:i/>
          <w:iCs/>
        </w:rPr>
      </w:pPr>
      <w:r w:rsidRPr="00261969">
        <w:rPr>
          <w:b/>
          <w:bCs/>
          <w:i/>
          <w:iCs/>
        </w:rPr>
        <w:t>Inference</w:t>
      </w:r>
    </w:p>
    <w:p w14:paraId="77B4E078" w14:textId="77777777" w:rsidR="000016E4" w:rsidRDefault="000016E4" w:rsidP="000016E4">
      <w:r>
        <w:t>The extremely significant E-value, near full-length alignment, and high sequence similarity indicate strong evolutionary conservation, supporting an orthologous relationship between Arabidopsis CIPK15 and the identified buckwheat protein.</w:t>
      </w:r>
    </w:p>
    <w:p w14:paraId="711461CA" w14:textId="77777777" w:rsidR="000016E4" w:rsidRPr="00261969" w:rsidRDefault="000016E4" w:rsidP="000016E4">
      <w:pPr>
        <w:rPr>
          <w:b/>
          <w:bCs/>
          <w:i/>
          <w:iCs/>
        </w:rPr>
      </w:pPr>
      <w:r w:rsidRPr="00261969">
        <w:rPr>
          <w:b/>
          <w:bCs/>
          <w:i/>
          <w:iCs/>
        </w:rPr>
        <w:t>Domain validation (</w:t>
      </w:r>
      <w:proofErr w:type="spellStart"/>
      <w:r w:rsidRPr="00261969">
        <w:rPr>
          <w:b/>
          <w:bCs/>
          <w:i/>
          <w:iCs/>
        </w:rPr>
        <w:t>InterProScan</w:t>
      </w:r>
      <w:proofErr w:type="spellEnd"/>
      <w:r w:rsidRPr="00261969">
        <w:rPr>
          <w:b/>
          <w:bCs/>
          <w:i/>
          <w:iCs/>
        </w:rPr>
        <w:t>)</w:t>
      </w:r>
    </w:p>
    <w:p w14:paraId="35F86883" w14:textId="77777777" w:rsidR="000016E4" w:rsidRPr="00261969" w:rsidRDefault="000016E4" w:rsidP="000016E4">
      <w:pPr>
        <w:rPr>
          <w:b/>
          <w:bCs/>
          <w:i/>
          <w:iCs/>
        </w:rPr>
      </w:pPr>
      <w:r w:rsidRPr="00261969">
        <w:rPr>
          <w:b/>
          <w:bCs/>
          <w:i/>
          <w:iCs/>
        </w:rPr>
        <w:t>N-terminal domain</w:t>
      </w:r>
    </w:p>
    <w:p w14:paraId="15CE333F" w14:textId="77777777" w:rsidR="000016E4" w:rsidRDefault="000016E4" w:rsidP="000016E4">
      <w:r>
        <w:t>Protein kinase domain</w:t>
      </w:r>
    </w:p>
    <w:p w14:paraId="2290C092" w14:textId="77777777" w:rsidR="000016E4" w:rsidRDefault="000016E4" w:rsidP="000016E4">
      <w:proofErr w:type="spellStart"/>
      <w:r>
        <w:t>Pfam</w:t>
      </w:r>
      <w:proofErr w:type="spellEnd"/>
      <w:r>
        <w:t>: PF00069</w:t>
      </w:r>
    </w:p>
    <w:p w14:paraId="26385BDC" w14:textId="77777777" w:rsidR="000016E4" w:rsidRDefault="000016E4" w:rsidP="000016E4">
      <w:proofErr w:type="spellStart"/>
      <w:r>
        <w:t>InterPro</w:t>
      </w:r>
      <w:proofErr w:type="spellEnd"/>
      <w:r>
        <w:t>: IPR000719 / IPR002290</w:t>
      </w:r>
    </w:p>
    <w:p w14:paraId="5B28D0F3" w14:textId="7E33B18C" w:rsidR="000016E4" w:rsidRDefault="000016E4" w:rsidP="000016E4">
      <w:r>
        <w:lastRenderedPageBreak/>
        <w:t>Location: 16–270 aa</w:t>
      </w:r>
    </w:p>
    <w:p w14:paraId="47E4E5CD" w14:textId="77777777" w:rsidR="000016E4" w:rsidRDefault="000016E4" w:rsidP="000016E4">
      <w:r>
        <w:t>Features: ATP-binding site and conserved serine/threonine kinase catalytic motifs</w:t>
      </w:r>
    </w:p>
    <w:p w14:paraId="3350B60D" w14:textId="50EC5F8F" w:rsidR="000016E4" w:rsidRDefault="000016E4" w:rsidP="000016E4">
      <w:r>
        <w:t>Confirms functional serine/threonine protein kinase activity.</w:t>
      </w:r>
    </w:p>
    <w:p w14:paraId="3A64DCA0" w14:textId="77777777" w:rsidR="000016E4" w:rsidRPr="009F7E35" w:rsidRDefault="000016E4" w:rsidP="000016E4">
      <w:pPr>
        <w:rPr>
          <w:b/>
          <w:bCs/>
          <w:i/>
          <w:iCs/>
        </w:rPr>
      </w:pPr>
      <w:r w:rsidRPr="009F7E35">
        <w:rPr>
          <w:b/>
          <w:bCs/>
          <w:i/>
          <w:iCs/>
        </w:rPr>
        <w:t>C-terminal domain</w:t>
      </w:r>
    </w:p>
    <w:p w14:paraId="4A70C00A" w14:textId="77777777" w:rsidR="000016E4" w:rsidRDefault="000016E4" w:rsidP="000016E4">
      <w:r>
        <w:t>NAF / FISL regulatory domain</w:t>
      </w:r>
    </w:p>
    <w:p w14:paraId="62841845" w14:textId="77777777" w:rsidR="000016E4" w:rsidRDefault="000016E4" w:rsidP="000016E4">
      <w:proofErr w:type="spellStart"/>
      <w:r>
        <w:t>Pfam</w:t>
      </w:r>
      <w:proofErr w:type="spellEnd"/>
      <w:r>
        <w:t>: PF03822</w:t>
      </w:r>
    </w:p>
    <w:p w14:paraId="00A40AB4" w14:textId="16BC556A" w:rsidR="000016E4" w:rsidRDefault="000016E4" w:rsidP="000016E4">
      <w:proofErr w:type="spellStart"/>
      <w:r>
        <w:t>InterPro</w:t>
      </w:r>
      <w:proofErr w:type="spellEnd"/>
      <w:r>
        <w:t>: IPR018451</w:t>
      </w:r>
    </w:p>
    <w:p w14:paraId="303B43A1" w14:textId="77777777" w:rsidR="000016E4" w:rsidRDefault="000016E4" w:rsidP="000016E4">
      <w:r>
        <w:t>Location: ~297–354 aa</w:t>
      </w:r>
    </w:p>
    <w:p w14:paraId="6C9E3FB8" w14:textId="04DC15FF" w:rsidR="000016E4" w:rsidRDefault="000016E4" w:rsidP="000016E4">
      <w:r>
        <w:t>Diagnostic CIPK-specific domain required for interaction with CBL calcium sensors.</w:t>
      </w:r>
    </w:p>
    <w:p w14:paraId="0DFF5F15" w14:textId="77777777" w:rsidR="000016E4" w:rsidRPr="007C369D" w:rsidRDefault="000016E4" w:rsidP="000016E4">
      <w:pPr>
        <w:rPr>
          <w:b/>
          <w:bCs/>
          <w:i/>
          <w:iCs/>
        </w:rPr>
      </w:pPr>
      <w:r w:rsidRPr="007C369D">
        <w:rPr>
          <w:b/>
          <w:bCs/>
          <w:i/>
          <w:iCs/>
        </w:rPr>
        <w:t>GO terms – CIPK15 (Buckwheat)</w:t>
      </w:r>
    </w:p>
    <w:p w14:paraId="18EF73C9" w14:textId="77777777" w:rsidR="000016E4" w:rsidRPr="007C369D" w:rsidRDefault="000016E4" w:rsidP="000016E4">
      <w:pPr>
        <w:rPr>
          <w:b/>
          <w:bCs/>
          <w:i/>
          <w:iCs/>
        </w:rPr>
      </w:pPr>
      <w:r w:rsidRPr="007C369D">
        <w:rPr>
          <w:b/>
          <w:bCs/>
          <w:i/>
          <w:iCs/>
        </w:rPr>
        <w:t>Molecular Function</w:t>
      </w:r>
    </w:p>
    <w:p w14:paraId="3539A09D" w14:textId="77777777" w:rsidR="000016E4" w:rsidRDefault="000016E4" w:rsidP="000016E4">
      <w:r>
        <w:t>GO:0004672 – protein kinase activity</w:t>
      </w:r>
    </w:p>
    <w:p w14:paraId="7ED38285" w14:textId="77777777" w:rsidR="000016E4" w:rsidRDefault="000016E4" w:rsidP="000016E4">
      <w:r>
        <w:t>GO:0004674 – protein serine/threonine kinase activity</w:t>
      </w:r>
    </w:p>
    <w:p w14:paraId="13432034" w14:textId="77777777" w:rsidR="000016E4" w:rsidRDefault="000016E4" w:rsidP="000016E4">
      <w:r>
        <w:t>GO:0005524 – ATP binding</w:t>
      </w:r>
    </w:p>
    <w:p w14:paraId="11373659" w14:textId="77777777" w:rsidR="000016E4" w:rsidRPr="007C369D" w:rsidRDefault="000016E4" w:rsidP="000016E4">
      <w:pPr>
        <w:rPr>
          <w:b/>
          <w:bCs/>
          <w:i/>
          <w:iCs/>
        </w:rPr>
      </w:pPr>
      <w:r w:rsidRPr="007C369D">
        <w:rPr>
          <w:b/>
          <w:bCs/>
          <w:i/>
          <w:iCs/>
        </w:rPr>
        <w:t>Biological Process</w:t>
      </w:r>
    </w:p>
    <w:p w14:paraId="0E2CA470" w14:textId="77777777" w:rsidR="000016E4" w:rsidRDefault="000016E4" w:rsidP="000016E4">
      <w:r>
        <w:t>GO:0006468 – protein phosphorylation</w:t>
      </w:r>
    </w:p>
    <w:p w14:paraId="61AD27B0" w14:textId="77777777" w:rsidR="000016E4" w:rsidRDefault="000016E4" w:rsidP="000016E4">
      <w:r>
        <w:t>GO:0007165 – signal transduction</w:t>
      </w:r>
    </w:p>
    <w:p w14:paraId="04AE40A2" w14:textId="77777777" w:rsidR="000016E4" w:rsidRPr="007C369D" w:rsidRDefault="000016E4" w:rsidP="000016E4">
      <w:pPr>
        <w:rPr>
          <w:b/>
          <w:bCs/>
          <w:i/>
          <w:iCs/>
        </w:rPr>
      </w:pPr>
      <w:r w:rsidRPr="007C369D">
        <w:rPr>
          <w:b/>
          <w:bCs/>
          <w:i/>
          <w:iCs/>
        </w:rPr>
        <w:t>Length conservation</w:t>
      </w:r>
    </w:p>
    <w:p w14:paraId="2BF2311D" w14:textId="77777777" w:rsidR="000016E4" w:rsidRDefault="000016E4" w:rsidP="000016E4">
      <w:r>
        <w:t>Buckwheat CIPK15: 432 aa</w:t>
      </w:r>
    </w:p>
    <w:p w14:paraId="0552EA19" w14:textId="77777777" w:rsidR="000016E4" w:rsidRDefault="000016E4" w:rsidP="000016E4">
      <w:r>
        <w:t>Arabidopsis CIPK15: 421 aa</w:t>
      </w:r>
    </w:p>
    <w:p w14:paraId="58EB7C46" w14:textId="00F03C5A" w:rsidR="000016E4" w:rsidRDefault="000016E4" w:rsidP="000016E4">
      <w:r>
        <w:t>Length conservation is consistent with known plant CIPKs.</w:t>
      </w:r>
    </w:p>
    <w:p w14:paraId="5D0B764D" w14:textId="77777777" w:rsidR="000016E4" w:rsidRPr="007A1913" w:rsidRDefault="000016E4" w:rsidP="000016E4">
      <w:pPr>
        <w:rPr>
          <w:b/>
          <w:bCs/>
          <w:i/>
          <w:iCs/>
        </w:rPr>
      </w:pPr>
      <w:r w:rsidRPr="007A1913">
        <w:rPr>
          <w:b/>
          <w:bCs/>
          <w:i/>
          <w:iCs/>
        </w:rPr>
        <w:t>Final identification</w:t>
      </w:r>
    </w:p>
    <w:p w14:paraId="6AB2BD29" w14:textId="1BC63EE4" w:rsidR="000016E4" w:rsidRDefault="000016E4" w:rsidP="000016E4">
      <w:r>
        <w:t xml:space="preserve">The protein Fes_sc0000542.1.9000013.aua.1 was identified as a putative CIPK15 homolog in buckwheat based on strong </w:t>
      </w:r>
      <w:proofErr w:type="spellStart"/>
      <w:r>
        <w:t>BLASTp</w:t>
      </w:r>
      <w:proofErr w:type="spellEnd"/>
      <w:r>
        <w:t xml:space="preserve"> similarity to Arabidopsis thaliana CIPK15 and the presence of a conserved N-terminal serine/threonine protein kinase domain together with the characteristic C-terminal NAF/FISL domain.</w:t>
      </w:r>
    </w:p>
    <w:p w14:paraId="54432B70" w14:textId="77777777" w:rsidR="00966E00" w:rsidRDefault="00966E00" w:rsidP="00B362FB"/>
    <w:p w14:paraId="2CBE893C" w14:textId="4BF6C07C" w:rsidR="00B362FB" w:rsidRPr="005F44AC" w:rsidRDefault="00B362FB" w:rsidP="00B362FB">
      <w:pPr>
        <w:rPr>
          <w:b/>
          <w:bCs/>
          <w:i/>
          <w:iCs/>
        </w:rPr>
      </w:pPr>
      <w:r w:rsidRPr="005F44AC">
        <w:rPr>
          <w:b/>
          <w:bCs/>
          <w:i/>
          <w:iCs/>
        </w:rPr>
        <w:t>STEP 31 – Identification and domain validation of CIPK16 in buckwheat</w:t>
      </w:r>
    </w:p>
    <w:p w14:paraId="24A38303" w14:textId="77777777" w:rsidR="00B362FB" w:rsidRPr="005F44AC" w:rsidRDefault="00B362FB" w:rsidP="00B362FB">
      <w:pPr>
        <w:rPr>
          <w:b/>
          <w:bCs/>
          <w:i/>
          <w:iCs/>
        </w:rPr>
      </w:pPr>
      <w:r w:rsidRPr="005F44AC">
        <w:rPr>
          <w:b/>
          <w:bCs/>
          <w:i/>
          <w:iCs/>
        </w:rPr>
        <w:t>Reference protein</w:t>
      </w:r>
    </w:p>
    <w:p w14:paraId="2FE5D71E" w14:textId="77777777" w:rsidR="00B362FB" w:rsidRDefault="00B362FB" w:rsidP="00B362FB">
      <w:r>
        <w:t>Gene: CIPK16</w:t>
      </w:r>
    </w:p>
    <w:p w14:paraId="1F7A6940" w14:textId="77777777" w:rsidR="00B362FB" w:rsidRDefault="00B362FB" w:rsidP="00B362FB">
      <w:r>
        <w:t>Protein: CBL-interacting protein kinase 16</w:t>
      </w:r>
    </w:p>
    <w:p w14:paraId="36247D70" w14:textId="77777777" w:rsidR="00B362FB" w:rsidRDefault="00B362FB" w:rsidP="00B362FB">
      <w:r>
        <w:t>Species: Arabidopsis thaliana</w:t>
      </w:r>
    </w:p>
    <w:p w14:paraId="30ED0C94" w14:textId="77777777" w:rsidR="00B362FB" w:rsidRDefault="00B362FB" w:rsidP="00B362FB">
      <w:r>
        <w:lastRenderedPageBreak/>
        <w:t>GenBank accession: AEC07656.1</w:t>
      </w:r>
    </w:p>
    <w:p w14:paraId="110849E8" w14:textId="31E7ED23" w:rsidR="00B362FB" w:rsidRDefault="00B362FB" w:rsidP="00B362FB">
      <w:r>
        <w:t>Length: 46</w:t>
      </w:r>
      <w:r w:rsidR="00966E00">
        <w:t>9</w:t>
      </w:r>
      <w:r>
        <w:t xml:space="preserve"> aa</w:t>
      </w:r>
    </w:p>
    <w:p w14:paraId="06080F58" w14:textId="77777777" w:rsidR="00B362FB" w:rsidRPr="00966E00" w:rsidRDefault="00B362FB" w:rsidP="00B362FB">
      <w:pPr>
        <w:rPr>
          <w:b/>
          <w:bCs/>
          <w:i/>
          <w:iCs/>
        </w:rPr>
      </w:pPr>
      <w:r w:rsidRPr="00966E00">
        <w:rPr>
          <w:b/>
          <w:bCs/>
          <w:i/>
          <w:iCs/>
        </w:rPr>
        <w:t>Search approach</w:t>
      </w:r>
    </w:p>
    <w:p w14:paraId="7E415012" w14:textId="77777777" w:rsidR="00B362FB" w:rsidRDefault="00B362FB" w:rsidP="00B362FB">
      <w:r>
        <w:t xml:space="preserve">The Arabidopsis CIPK16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2AA9D015" w14:textId="77777777" w:rsidR="00B362FB" w:rsidRDefault="00B362FB" w:rsidP="00B362FB">
      <w:proofErr w:type="spellStart"/>
      <w:r>
        <w:t>BLASTp</w:t>
      </w:r>
      <w:proofErr w:type="spellEnd"/>
      <w:r>
        <w:t xml:space="preserve"> results</w:t>
      </w:r>
    </w:p>
    <w:p w14:paraId="4FA06DC0" w14:textId="23AE33DA" w:rsidR="00B362FB" w:rsidRDefault="00B362FB" w:rsidP="00B362FB">
      <w:r>
        <w:t>Best hit: Fes_sc0000231.1.</w:t>
      </w:r>
      <w:r w:rsidR="00444240">
        <w:t>g</w:t>
      </w:r>
      <w:r>
        <w:t>000023.aua.1</w:t>
      </w:r>
    </w:p>
    <w:p w14:paraId="589F3A76" w14:textId="77777777" w:rsidR="00B362FB" w:rsidRDefault="00B362FB" w:rsidP="00B362FB">
      <w:r>
        <w:t>Protein length: 455 aa</w:t>
      </w:r>
    </w:p>
    <w:p w14:paraId="6F92A74B" w14:textId="589A33E7" w:rsidR="00B362FB" w:rsidRDefault="00B362FB" w:rsidP="00B362FB">
      <w:r>
        <w:t xml:space="preserve">E-value: </w:t>
      </w:r>
      <w:r w:rsidR="00444240">
        <w:t>2e-280</w:t>
      </w:r>
    </w:p>
    <w:p w14:paraId="6828CDB2" w14:textId="6AA01878" w:rsidR="00B362FB" w:rsidRDefault="00B362FB" w:rsidP="00B362FB">
      <w:r>
        <w:t>Sequence identity:</w:t>
      </w:r>
      <w:r w:rsidR="00444240">
        <w:t xml:space="preserve"> 59</w:t>
      </w:r>
      <w:r>
        <w:t>%</w:t>
      </w:r>
    </w:p>
    <w:p w14:paraId="006823C6" w14:textId="2BE40F32" w:rsidR="00B362FB" w:rsidRDefault="00B362FB" w:rsidP="00B362FB">
      <w:r>
        <w:t>Positives: 74%</w:t>
      </w:r>
    </w:p>
    <w:p w14:paraId="127D993F" w14:textId="77777777" w:rsidR="00B362FB" w:rsidRPr="00444240" w:rsidRDefault="00B362FB" w:rsidP="00B362FB">
      <w:pPr>
        <w:rPr>
          <w:b/>
          <w:bCs/>
          <w:i/>
          <w:iCs/>
        </w:rPr>
      </w:pPr>
      <w:r w:rsidRPr="00444240">
        <w:rPr>
          <w:b/>
          <w:bCs/>
          <w:i/>
          <w:iCs/>
        </w:rPr>
        <w:t>Inference</w:t>
      </w:r>
    </w:p>
    <w:p w14:paraId="776CB1A4" w14:textId="77777777" w:rsidR="00B362FB" w:rsidRDefault="00B362FB" w:rsidP="00B362FB">
      <w:r>
        <w:t>The zero E-value, near full-length alignment, and high similarity indicate strong evolutionary conservation, supporting an orthologous relationship between Arabidopsis CIPK16 and the identified buckwheat protein.</w:t>
      </w:r>
    </w:p>
    <w:p w14:paraId="1FE7E3C8" w14:textId="77777777" w:rsidR="00B362FB" w:rsidRPr="00444240" w:rsidRDefault="00B362FB" w:rsidP="00B362FB">
      <w:pPr>
        <w:rPr>
          <w:b/>
          <w:bCs/>
          <w:i/>
          <w:iCs/>
        </w:rPr>
      </w:pPr>
      <w:r w:rsidRPr="00444240">
        <w:rPr>
          <w:b/>
          <w:bCs/>
          <w:i/>
          <w:iCs/>
        </w:rPr>
        <w:t>Domain validation (</w:t>
      </w:r>
      <w:proofErr w:type="spellStart"/>
      <w:r w:rsidRPr="00444240">
        <w:rPr>
          <w:b/>
          <w:bCs/>
          <w:i/>
          <w:iCs/>
        </w:rPr>
        <w:t>InterProScan</w:t>
      </w:r>
      <w:proofErr w:type="spellEnd"/>
      <w:r w:rsidRPr="00444240">
        <w:rPr>
          <w:b/>
          <w:bCs/>
          <w:i/>
          <w:iCs/>
        </w:rPr>
        <w:t>)</w:t>
      </w:r>
    </w:p>
    <w:p w14:paraId="1E1A253B" w14:textId="77777777" w:rsidR="00B362FB" w:rsidRPr="00444240" w:rsidRDefault="00B362FB" w:rsidP="00B362FB">
      <w:pPr>
        <w:rPr>
          <w:b/>
          <w:bCs/>
          <w:i/>
          <w:iCs/>
        </w:rPr>
      </w:pPr>
      <w:r w:rsidRPr="00444240">
        <w:rPr>
          <w:b/>
          <w:bCs/>
          <w:i/>
          <w:iCs/>
        </w:rPr>
        <w:t>N-terminal domain</w:t>
      </w:r>
    </w:p>
    <w:p w14:paraId="6C131D66" w14:textId="77777777" w:rsidR="00B362FB" w:rsidRDefault="00B362FB" w:rsidP="00B362FB">
      <w:r>
        <w:t>Protein kinase domain</w:t>
      </w:r>
    </w:p>
    <w:p w14:paraId="345BD182" w14:textId="77777777" w:rsidR="00B362FB" w:rsidRDefault="00B362FB" w:rsidP="00B362FB">
      <w:proofErr w:type="spellStart"/>
      <w:r>
        <w:t>Pfam</w:t>
      </w:r>
      <w:proofErr w:type="spellEnd"/>
      <w:r>
        <w:t>: PF00069</w:t>
      </w:r>
    </w:p>
    <w:p w14:paraId="41814104" w14:textId="77777777" w:rsidR="00B362FB" w:rsidRDefault="00B362FB" w:rsidP="00B362FB">
      <w:proofErr w:type="spellStart"/>
      <w:r>
        <w:t>InterPro</w:t>
      </w:r>
      <w:proofErr w:type="spellEnd"/>
      <w:r>
        <w:t>: IPR000719 / IPR002290</w:t>
      </w:r>
    </w:p>
    <w:p w14:paraId="16A819A9" w14:textId="11CB6832" w:rsidR="00B362FB" w:rsidRDefault="00B362FB" w:rsidP="00B362FB">
      <w:r>
        <w:t>Location: 29–283 aa</w:t>
      </w:r>
    </w:p>
    <w:p w14:paraId="5E9E1909" w14:textId="77777777" w:rsidR="00C64D7F" w:rsidRDefault="00B362FB" w:rsidP="00B362FB">
      <w:r>
        <w:t>Features: ATP-binding site and conserved serine/threonine kinase catalytic motifs</w:t>
      </w:r>
    </w:p>
    <w:p w14:paraId="2B276B18" w14:textId="72335A63" w:rsidR="00B362FB" w:rsidRDefault="00B362FB" w:rsidP="00B362FB">
      <w:r>
        <w:t>Confirms functional serine/threonine protein kinase activity.</w:t>
      </w:r>
    </w:p>
    <w:p w14:paraId="22444E6A" w14:textId="77777777" w:rsidR="00B362FB" w:rsidRPr="00C64D7F" w:rsidRDefault="00B362FB" w:rsidP="00B362FB">
      <w:pPr>
        <w:rPr>
          <w:b/>
          <w:bCs/>
          <w:i/>
          <w:iCs/>
        </w:rPr>
      </w:pPr>
      <w:r w:rsidRPr="00C64D7F">
        <w:rPr>
          <w:b/>
          <w:bCs/>
          <w:i/>
          <w:iCs/>
        </w:rPr>
        <w:t>C-terminal domain</w:t>
      </w:r>
    </w:p>
    <w:p w14:paraId="3180F20E" w14:textId="77777777" w:rsidR="00B362FB" w:rsidRDefault="00B362FB" w:rsidP="00B362FB">
      <w:r>
        <w:t>NAF / FISL regulatory domain</w:t>
      </w:r>
    </w:p>
    <w:p w14:paraId="3AD2C9BE" w14:textId="77777777" w:rsidR="00B362FB" w:rsidRDefault="00B362FB" w:rsidP="00B362FB">
      <w:proofErr w:type="spellStart"/>
      <w:r>
        <w:t>Pfam</w:t>
      </w:r>
      <w:proofErr w:type="spellEnd"/>
      <w:r>
        <w:t>: PF03822</w:t>
      </w:r>
    </w:p>
    <w:p w14:paraId="439262E1" w14:textId="34F7F091" w:rsidR="00B362FB" w:rsidRDefault="00B362FB" w:rsidP="00B362FB">
      <w:proofErr w:type="spellStart"/>
      <w:r>
        <w:t>InterPro</w:t>
      </w:r>
      <w:proofErr w:type="spellEnd"/>
      <w:r>
        <w:t>: IPR018451</w:t>
      </w:r>
    </w:p>
    <w:p w14:paraId="61E817F2" w14:textId="77777777" w:rsidR="00B362FB" w:rsidRDefault="00B362FB" w:rsidP="00B362FB">
      <w:r>
        <w:t>Location: ~320–379 aa</w:t>
      </w:r>
    </w:p>
    <w:p w14:paraId="1FEB8053" w14:textId="4A1F5DA9" w:rsidR="00B362FB" w:rsidRDefault="00B362FB" w:rsidP="00B362FB">
      <w:r>
        <w:t>Diagnostic CIPK-specific domain required for interaction with CBL calcium sensors.</w:t>
      </w:r>
    </w:p>
    <w:p w14:paraId="61B15909" w14:textId="77777777" w:rsidR="00222992" w:rsidRDefault="00222992" w:rsidP="00B362FB">
      <w:pPr>
        <w:rPr>
          <w:b/>
          <w:bCs/>
          <w:i/>
          <w:iCs/>
        </w:rPr>
      </w:pPr>
    </w:p>
    <w:p w14:paraId="14D66AD0" w14:textId="77777777" w:rsidR="00222992" w:rsidRDefault="00222992" w:rsidP="00B362FB">
      <w:pPr>
        <w:rPr>
          <w:b/>
          <w:bCs/>
          <w:i/>
          <w:iCs/>
        </w:rPr>
      </w:pPr>
    </w:p>
    <w:p w14:paraId="28A6A8BA" w14:textId="6BB188B5" w:rsidR="00B362FB" w:rsidRPr="00222992" w:rsidRDefault="00B362FB" w:rsidP="00B362FB">
      <w:pPr>
        <w:rPr>
          <w:b/>
          <w:bCs/>
          <w:i/>
          <w:iCs/>
        </w:rPr>
      </w:pPr>
      <w:r w:rsidRPr="00222992">
        <w:rPr>
          <w:b/>
          <w:bCs/>
          <w:i/>
          <w:iCs/>
        </w:rPr>
        <w:lastRenderedPageBreak/>
        <w:t>GO terms – CIPK16 (Buckwheat)</w:t>
      </w:r>
    </w:p>
    <w:p w14:paraId="1CA3A05E" w14:textId="77777777" w:rsidR="00B362FB" w:rsidRPr="00222992" w:rsidRDefault="00B362FB" w:rsidP="00B362FB">
      <w:pPr>
        <w:rPr>
          <w:b/>
          <w:bCs/>
          <w:i/>
          <w:iCs/>
        </w:rPr>
      </w:pPr>
      <w:r w:rsidRPr="00222992">
        <w:rPr>
          <w:b/>
          <w:bCs/>
          <w:i/>
          <w:iCs/>
        </w:rPr>
        <w:t>Molecular Function</w:t>
      </w:r>
    </w:p>
    <w:p w14:paraId="4C4C03D9" w14:textId="77777777" w:rsidR="00B362FB" w:rsidRDefault="00B362FB" w:rsidP="00B362FB">
      <w:r>
        <w:t>GO:0004672 – protein kinase activity</w:t>
      </w:r>
    </w:p>
    <w:p w14:paraId="1B3C8389" w14:textId="77777777" w:rsidR="00B362FB" w:rsidRDefault="00B362FB" w:rsidP="00B362FB">
      <w:r>
        <w:t>GO:0004674 – protein serine/threonine kinase activity</w:t>
      </w:r>
    </w:p>
    <w:p w14:paraId="7B8EE13A" w14:textId="77777777" w:rsidR="00B362FB" w:rsidRDefault="00B362FB" w:rsidP="00B362FB">
      <w:r>
        <w:t>GO:0005524 – ATP binding</w:t>
      </w:r>
    </w:p>
    <w:p w14:paraId="336372B2" w14:textId="77777777" w:rsidR="00B362FB" w:rsidRDefault="00B362FB" w:rsidP="00B362FB">
      <w:r>
        <w:t>Biological Process</w:t>
      </w:r>
    </w:p>
    <w:p w14:paraId="0933DDA0" w14:textId="77777777" w:rsidR="00B362FB" w:rsidRDefault="00B362FB" w:rsidP="00B362FB">
      <w:r>
        <w:t>GO:0006468 – protein phosphorylation</w:t>
      </w:r>
    </w:p>
    <w:p w14:paraId="25C9F721" w14:textId="77777777" w:rsidR="00B362FB" w:rsidRDefault="00B362FB" w:rsidP="00B362FB">
      <w:r>
        <w:t>GO:0007165 – signal transduction</w:t>
      </w:r>
    </w:p>
    <w:p w14:paraId="28823E2F" w14:textId="77777777" w:rsidR="00B362FB" w:rsidRDefault="00B362FB" w:rsidP="00B362FB">
      <w:r>
        <w:t>Length conservation</w:t>
      </w:r>
    </w:p>
    <w:p w14:paraId="27985C27" w14:textId="77777777" w:rsidR="00B362FB" w:rsidRDefault="00B362FB" w:rsidP="00B362FB">
      <w:r>
        <w:t>Buckwheat CIPK16: 455 aa</w:t>
      </w:r>
    </w:p>
    <w:p w14:paraId="1B141E29" w14:textId="77777777" w:rsidR="00B362FB" w:rsidRDefault="00B362FB" w:rsidP="00B362FB">
      <w:r>
        <w:t>Arabidopsis CIPK16: 465 aa</w:t>
      </w:r>
    </w:p>
    <w:p w14:paraId="6DD5C423" w14:textId="3C770583" w:rsidR="00B362FB" w:rsidRDefault="00B362FB" w:rsidP="00B362FB">
      <w:r>
        <w:t>Length conservation is consistent with plant CIPKs.</w:t>
      </w:r>
    </w:p>
    <w:p w14:paraId="3CD26A3A" w14:textId="77777777" w:rsidR="00B362FB" w:rsidRPr="00222992" w:rsidRDefault="00B362FB" w:rsidP="00B362FB">
      <w:pPr>
        <w:rPr>
          <w:b/>
          <w:bCs/>
          <w:i/>
          <w:iCs/>
        </w:rPr>
      </w:pPr>
      <w:r w:rsidRPr="00222992">
        <w:rPr>
          <w:b/>
          <w:bCs/>
          <w:i/>
          <w:iCs/>
        </w:rPr>
        <w:t>Final identification</w:t>
      </w:r>
    </w:p>
    <w:p w14:paraId="5FFC4D6A" w14:textId="597E4A0C" w:rsidR="00F02067" w:rsidRDefault="00B362FB" w:rsidP="00B362FB">
      <w:r>
        <w:t>The protein Fes_sc0000231.1.</w:t>
      </w:r>
      <w:r w:rsidR="00222992">
        <w:t>g</w:t>
      </w:r>
      <w:r>
        <w:t xml:space="preserve">000023.aua.1 was identified as a putative CIPK16 homolog in buckwheat based on strong </w:t>
      </w:r>
      <w:proofErr w:type="spellStart"/>
      <w:r>
        <w:t>BLASTp</w:t>
      </w:r>
      <w:proofErr w:type="spellEnd"/>
      <w:r>
        <w:t xml:space="preserve"> similarity to Arabidopsis thaliana CIPK16 and the presence of a conserved N-terminal serine/threonine protein kinase domain together with the characteristic C-terminal NAF/FISL domain.</w:t>
      </w:r>
    </w:p>
    <w:p w14:paraId="7B1AC6E1" w14:textId="77777777" w:rsidR="008E5A6D" w:rsidRDefault="008E5A6D" w:rsidP="00B362FB"/>
    <w:p w14:paraId="203043D0" w14:textId="77777777" w:rsidR="008E5A6D" w:rsidRPr="00222992" w:rsidRDefault="008E5A6D" w:rsidP="008E5A6D">
      <w:pPr>
        <w:rPr>
          <w:b/>
          <w:bCs/>
          <w:i/>
          <w:iCs/>
        </w:rPr>
      </w:pPr>
      <w:r w:rsidRPr="00222992">
        <w:rPr>
          <w:b/>
          <w:bCs/>
          <w:i/>
          <w:iCs/>
        </w:rPr>
        <w:t>STEP 32 – Identification and domain validation of CIPK17 in buckwheat</w:t>
      </w:r>
    </w:p>
    <w:p w14:paraId="76A64F10" w14:textId="77777777" w:rsidR="008E5A6D" w:rsidRPr="008534ED" w:rsidRDefault="008E5A6D" w:rsidP="008E5A6D">
      <w:pPr>
        <w:rPr>
          <w:b/>
          <w:bCs/>
          <w:i/>
          <w:iCs/>
        </w:rPr>
      </w:pPr>
      <w:r w:rsidRPr="008534ED">
        <w:rPr>
          <w:b/>
          <w:bCs/>
          <w:i/>
          <w:iCs/>
        </w:rPr>
        <w:t>Reference protein</w:t>
      </w:r>
    </w:p>
    <w:p w14:paraId="6534041C" w14:textId="77777777" w:rsidR="008E5A6D" w:rsidRDefault="008E5A6D" w:rsidP="008E5A6D">
      <w:r>
        <w:t>Gene: CIPK17</w:t>
      </w:r>
    </w:p>
    <w:p w14:paraId="178E8436" w14:textId="77777777" w:rsidR="008E5A6D" w:rsidRDefault="008E5A6D" w:rsidP="008E5A6D">
      <w:r>
        <w:t>Protein: CBL-interacting protein kinase 17</w:t>
      </w:r>
    </w:p>
    <w:p w14:paraId="5172BD85" w14:textId="77777777" w:rsidR="008E5A6D" w:rsidRDefault="008E5A6D" w:rsidP="008E5A6D">
      <w:r>
        <w:t>Species: Arabidopsis thaliana</w:t>
      </w:r>
    </w:p>
    <w:p w14:paraId="39DD701B" w14:textId="77777777" w:rsidR="008E5A6D" w:rsidRDefault="008E5A6D" w:rsidP="008E5A6D">
      <w:r>
        <w:t>GenBank accession: AEE32269.1</w:t>
      </w:r>
    </w:p>
    <w:p w14:paraId="7F229F03" w14:textId="77777777" w:rsidR="008E5A6D" w:rsidRDefault="008E5A6D" w:rsidP="008E5A6D">
      <w:r>
        <w:t>Length: 432 aa</w:t>
      </w:r>
    </w:p>
    <w:p w14:paraId="6E3B22CF" w14:textId="77777777" w:rsidR="008E5A6D" w:rsidRPr="008534ED" w:rsidRDefault="008E5A6D" w:rsidP="008E5A6D">
      <w:pPr>
        <w:rPr>
          <w:b/>
          <w:bCs/>
          <w:i/>
          <w:iCs/>
        </w:rPr>
      </w:pPr>
      <w:r w:rsidRPr="008534ED">
        <w:rPr>
          <w:b/>
          <w:bCs/>
          <w:i/>
          <w:iCs/>
        </w:rPr>
        <w:t>Search approach</w:t>
      </w:r>
    </w:p>
    <w:p w14:paraId="6DB34E9D" w14:textId="77777777" w:rsidR="008E5A6D" w:rsidRDefault="008E5A6D" w:rsidP="008E5A6D">
      <w:r>
        <w:t xml:space="preserve">The Arabidopsis CIPK17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12DBE123" w14:textId="77777777" w:rsidR="008E5A6D" w:rsidRPr="00A92982" w:rsidRDefault="008E5A6D" w:rsidP="008E5A6D">
      <w:pPr>
        <w:rPr>
          <w:b/>
          <w:bCs/>
          <w:i/>
          <w:iCs/>
        </w:rPr>
      </w:pPr>
      <w:proofErr w:type="spellStart"/>
      <w:r w:rsidRPr="00A92982">
        <w:rPr>
          <w:b/>
          <w:bCs/>
          <w:i/>
          <w:iCs/>
        </w:rPr>
        <w:t>BLASTp</w:t>
      </w:r>
      <w:proofErr w:type="spellEnd"/>
      <w:r w:rsidRPr="00A92982">
        <w:rPr>
          <w:b/>
          <w:bCs/>
          <w:i/>
          <w:iCs/>
        </w:rPr>
        <w:t xml:space="preserve"> results</w:t>
      </w:r>
    </w:p>
    <w:p w14:paraId="1858B82F" w14:textId="252161CD" w:rsidR="008E5A6D" w:rsidRDefault="008E5A6D" w:rsidP="008E5A6D">
      <w:r>
        <w:t>Best hit: Fes_sc0010474.1.</w:t>
      </w:r>
      <w:r w:rsidR="00A92982">
        <w:t>g</w:t>
      </w:r>
      <w:r>
        <w:t>000002.auf.1</w:t>
      </w:r>
    </w:p>
    <w:p w14:paraId="1E9EACF5" w14:textId="77777777" w:rsidR="008E5A6D" w:rsidRDefault="008E5A6D" w:rsidP="008E5A6D">
      <w:r>
        <w:t>Protein length: 432 aa</w:t>
      </w:r>
    </w:p>
    <w:p w14:paraId="485DEA3A" w14:textId="77777777" w:rsidR="008E5A6D" w:rsidRDefault="008E5A6D" w:rsidP="008E5A6D">
      <w:r>
        <w:t>E-value: 0.0</w:t>
      </w:r>
    </w:p>
    <w:p w14:paraId="55EF87E3" w14:textId="3A862AEE" w:rsidR="008E5A6D" w:rsidRDefault="008E5A6D" w:rsidP="008E5A6D">
      <w:r>
        <w:lastRenderedPageBreak/>
        <w:t>Sequence identity: 64%</w:t>
      </w:r>
    </w:p>
    <w:p w14:paraId="613D00FB" w14:textId="57615A38" w:rsidR="008E5A6D" w:rsidRDefault="008E5A6D" w:rsidP="008E5A6D">
      <w:r>
        <w:t xml:space="preserve">Positives: </w:t>
      </w:r>
      <w:r w:rsidR="00A92982">
        <w:t>80</w:t>
      </w:r>
      <w:r>
        <w:t>%</w:t>
      </w:r>
    </w:p>
    <w:p w14:paraId="5D030690" w14:textId="77777777" w:rsidR="008E5A6D" w:rsidRPr="00A92982" w:rsidRDefault="008E5A6D" w:rsidP="008E5A6D">
      <w:pPr>
        <w:rPr>
          <w:b/>
          <w:bCs/>
          <w:i/>
          <w:iCs/>
        </w:rPr>
      </w:pPr>
      <w:r w:rsidRPr="00A92982">
        <w:rPr>
          <w:b/>
          <w:bCs/>
          <w:i/>
          <w:iCs/>
        </w:rPr>
        <w:t>Inference</w:t>
      </w:r>
    </w:p>
    <w:p w14:paraId="581FBA46" w14:textId="77777777" w:rsidR="008E5A6D" w:rsidRDefault="008E5A6D" w:rsidP="008E5A6D">
      <w:r>
        <w:t>The zero E-value, high sequence identity, and near full-length alignment indicate strong evolutionary conservation, supporting an orthologous relationship between Arabidopsis CIPK17 and the identified buckwheat protein.</w:t>
      </w:r>
    </w:p>
    <w:p w14:paraId="5439E1DA" w14:textId="77777777" w:rsidR="008E5A6D" w:rsidRPr="002D70DC" w:rsidRDefault="008E5A6D" w:rsidP="008E5A6D">
      <w:pPr>
        <w:rPr>
          <w:b/>
          <w:bCs/>
          <w:i/>
          <w:iCs/>
        </w:rPr>
      </w:pPr>
      <w:r w:rsidRPr="002D70DC">
        <w:rPr>
          <w:b/>
          <w:bCs/>
          <w:i/>
          <w:iCs/>
        </w:rPr>
        <w:t>Domain validation (</w:t>
      </w:r>
      <w:proofErr w:type="spellStart"/>
      <w:r w:rsidRPr="002D70DC">
        <w:rPr>
          <w:b/>
          <w:bCs/>
          <w:i/>
          <w:iCs/>
        </w:rPr>
        <w:t>InterProScan</w:t>
      </w:r>
      <w:proofErr w:type="spellEnd"/>
      <w:r w:rsidRPr="002D70DC">
        <w:rPr>
          <w:b/>
          <w:bCs/>
          <w:i/>
          <w:iCs/>
        </w:rPr>
        <w:t>)</w:t>
      </w:r>
    </w:p>
    <w:p w14:paraId="4B9A3A8B" w14:textId="77777777" w:rsidR="008E5A6D" w:rsidRPr="002D70DC" w:rsidRDefault="008E5A6D" w:rsidP="008E5A6D">
      <w:pPr>
        <w:rPr>
          <w:b/>
          <w:bCs/>
          <w:i/>
          <w:iCs/>
        </w:rPr>
      </w:pPr>
      <w:r w:rsidRPr="002D70DC">
        <w:rPr>
          <w:b/>
          <w:bCs/>
          <w:i/>
          <w:iCs/>
        </w:rPr>
        <w:t>N-terminal domain</w:t>
      </w:r>
    </w:p>
    <w:p w14:paraId="76C4B1DF" w14:textId="77777777" w:rsidR="008E5A6D" w:rsidRDefault="008E5A6D" w:rsidP="008E5A6D">
      <w:r>
        <w:t>Protein kinase domain</w:t>
      </w:r>
    </w:p>
    <w:p w14:paraId="72E8ADDF" w14:textId="77777777" w:rsidR="008E5A6D" w:rsidRDefault="008E5A6D" w:rsidP="008E5A6D">
      <w:proofErr w:type="spellStart"/>
      <w:r>
        <w:t>Pfam</w:t>
      </w:r>
      <w:proofErr w:type="spellEnd"/>
      <w:r>
        <w:t>: PF00069</w:t>
      </w:r>
    </w:p>
    <w:p w14:paraId="63633993" w14:textId="77777777" w:rsidR="008E5A6D" w:rsidRDefault="008E5A6D" w:rsidP="008E5A6D">
      <w:proofErr w:type="spellStart"/>
      <w:r>
        <w:t>InterPro</w:t>
      </w:r>
      <w:proofErr w:type="spellEnd"/>
      <w:r>
        <w:t>: IPR000719 / IPR002290</w:t>
      </w:r>
    </w:p>
    <w:p w14:paraId="70A49617" w14:textId="30D955BC" w:rsidR="008E5A6D" w:rsidRDefault="008E5A6D" w:rsidP="008E5A6D">
      <w:r>
        <w:t>Location: 8–263 aa</w:t>
      </w:r>
    </w:p>
    <w:p w14:paraId="751EDA73" w14:textId="77777777" w:rsidR="008E5A6D" w:rsidRDefault="008E5A6D" w:rsidP="008E5A6D">
      <w:r>
        <w:t>Features: Conserved ATP-binding site and serine/threonine kinase catalytic motifs</w:t>
      </w:r>
    </w:p>
    <w:p w14:paraId="3BAF75C6" w14:textId="7F0058A0" w:rsidR="008E5A6D" w:rsidRDefault="008E5A6D" w:rsidP="008E5A6D">
      <w:r>
        <w:t>Confirms functional serine/threonine protein kinase activity.</w:t>
      </w:r>
    </w:p>
    <w:p w14:paraId="5545FA7B" w14:textId="77777777" w:rsidR="008E5A6D" w:rsidRPr="00C640C6" w:rsidRDefault="008E5A6D" w:rsidP="008E5A6D">
      <w:pPr>
        <w:rPr>
          <w:b/>
          <w:bCs/>
          <w:i/>
          <w:iCs/>
        </w:rPr>
      </w:pPr>
      <w:r w:rsidRPr="00C640C6">
        <w:rPr>
          <w:b/>
          <w:bCs/>
          <w:i/>
          <w:iCs/>
        </w:rPr>
        <w:t>C-terminal domain</w:t>
      </w:r>
    </w:p>
    <w:p w14:paraId="78A71A72" w14:textId="77777777" w:rsidR="008E5A6D" w:rsidRDefault="008E5A6D" w:rsidP="008E5A6D">
      <w:r>
        <w:t>NAF / FISL regulatory domain</w:t>
      </w:r>
    </w:p>
    <w:p w14:paraId="3DAE787B" w14:textId="77777777" w:rsidR="008E5A6D" w:rsidRDefault="008E5A6D" w:rsidP="008E5A6D">
      <w:proofErr w:type="spellStart"/>
      <w:r>
        <w:t>Pfam</w:t>
      </w:r>
      <w:proofErr w:type="spellEnd"/>
      <w:r>
        <w:t>: PF03822</w:t>
      </w:r>
    </w:p>
    <w:p w14:paraId="6950E444" w14:textId="7483A2F7" w:rsidR="008E5A6D" w:rsidRDefault="008E5A6D" w:rsidP="008E5A6D">
      <w:proofErr w:type="spellStart"/>
      <w:r>
        <w:t>InterPro</w:t>
      </w:r>
      <w:proofErr w:type="spellEnd"/>
      <w:r>
        <w:t>:  IPR018451</w:t>
      </w:r>
    </w:p>
    <w:p w14:paraId="5F51FFE2" w14:textId="77777777" w:rsidR="008E5A6D" w:rsidRDefault="008E5A6D" w:rsidP="008E5A6D">
      <w:r>
        <w:t>Location: ~293–351 aa</w:t>
      </w:r>
    </w:p>
    <w:p w14:paraId="67D2729E" w14:textId="71DB9EE5" w:rsidR="008E5A6D" w:rsidRDefault="008E5A6D" w:rsidP="008E5A6D">
      <w:r>
        <w:t>Diagnostic CIPK-specific domain required for interaction with CBL calcium sensors.</w:t>
      </w:r>
    </w:p>
    <w:p w14:paraId="0F83F85C" w14:textId="77777777" w:rsidR="008E5A6D" w:rsidRPr="00C640C6" w:rsidRDefault="008E5A6D" w:rsidP="008E5A6D">
      <w:pPr>
        <w:rPr>
          <w:b/>
          <w:bCs/>
          <w:i/>
          <w:iCs/>
        </w:rPr>
      </w:pPr>
      <w:r w:rsidRPr="00C640C6">
        <w:rPr>
          <w:b/>
          <w:bCs/>
          <w:i/>
          <w:iCs/>
        </w:rPr>
        <w:t>GO terms – CIPK17 (Buckwheat)</w:t>
      </w:r>
    </w:p>
    <w:p w14:paraId="54DB968C" w14:textId="77777777" w:rsidR="008E5A6D" w:rsidRDefault="008E5A6D" w:rsidP="008E5A6D">
      <w:r w:rsidRPr="00C640C6">
        <w:rPr>
          <w:b/>
          <w:bCs/>
          <w:i/>
          <w:iCs/>
        </w:rPr>
        <w:t>Molecular Function</w:t>
      </w:r>
    </w:p>
    <w:p w14:paraId="072B4A63" w14:textId="77777777" w:rsidR="008E5A6D" w:rsidRDefault="008E5A6D" w:rsidP="008E5A6D">
      <w:r>
        <w:t>GO:0004672 – protein kinase activity</w:t>
      </w:r>
    </w:p>
    <w:p w14:paraId="22D15D0E" w14:textId="77777777" w:rsidR="008E5A6D" w:rsidRDefault="008E5A6D" w:rsidP="008E5A6D">
      <w:r>
        <w:t>GO:0004674 – protein serine/threonine kinase activity</w:t>
      </w:r>
    </w:p>
    <w:p w14:paraId="54EBB88D" w14:textId="77777777" w:rsidR="008E5A6D" w:rsidRDefault="008E5A6D" w:rsidP="008E5A6D">
      <w:r>
        <w:t>GO:0005524 – ATP binding</w:t>
      </w:r>
    </w:p>
    <w:p w14:paraId="7213EA96" w14:textId="77777777" w:rsidR="008E5A6D" w:rsidRDefault="008E5A6D" w:rsidP="008E5A6D">
      <w:r>
        <w:t>Biological Process</w:t>
      </w:r>
    </w:p>
    <w:p w14:paraId="011B75E1" w14:textId="77777777" w:rsidR="008E5A6D" w:rsidRDefault="008E5A6D" w:rsidP="008E5A6D">
      <w:r>
        <w:t>GO:0006468 – protein phosphorylation</w:t>
      </w:r>
    </w:p>
    <w:p w14:paraId="1585F61C" w14:textId="77777777" w:rsidR="008E5A6D" w:rsidRDefault="008E5A6D" w:rsidP="008E5A6D">
      <w:r>
        <w:t>GO:0007165 – signal transduction</w:t>
      </w:r>
    </w:p>
    <w:p w14:paraId="5431293F" w14:textId="77777777" w:rsidR="008E5A6D" w:rsidRDefault="008E5A6D" w:rsidP="008E5A6D">
      <w:r>
        <w:t>Length conservation</w:t>
      </w:r>
    </w:p>
    <w:p w14:paraId="7D083AA9" w14:textId="77777777" w:rsidR="008E5A6D" w:rsidRDefault="008E5A6D" w:rsidP="008E5A6D">
      <w:r>
        <w:t>Buckwheat CIPK17: 432 aa</w:t>
      </w:r>
    </w:p>
    <w:p w14:paraId="4ED31D8F" w14:textId="77777777" w:rsidR="004E262A" w:rsidRDefault="008E5A6D" w:rsidP="008E5A6D">
      <w:r>
        <w:t>Arabidopsis CIPK17: 432 aa</w:t>
      </w:r>
    </w:p>
    <w:p w14:paraId="2E6CBBF3" w14:textId="1421DE47" w:rsidR="008E5A6D" w:rsidRDefault="008E5A6D" w:rsidP="008E5A6D">
      <w:r>
        <w:t>Complete length conservation consistent with plant CIPKs.</w:t>
      </w:r>
    </w:p>
    <w:p w14:paraId="1C7337D7" w14:textId="77777777" w:rsidR="008E5A6D" w:rsidRPr="004E262A" w:rsidRDefault="008E5A6D" w:rsidP="008E5A6D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lastRenderedPageBreak/>
        <w:t>Final identification</w:t>
      </w:r>
    </w:p>
    <w:p w14:paraId="1DD2AAF8" w14:textId="5DBF11CB" w:rsidR="00E94391" w:rsidRDefault="008E5A6D" w:rsidP="008E5A6D">
      <w:r>
        <w:t>The protein Fes_sc0010474.1.</w:t>
      </w:r>
      <w:r w:rsidR="004E262A">
        <w:t>g</w:t>
      </w:r>
      <w:r>
        <w:t xml:space="preserve">000002.auf.1 was identified as a putative CIPK17 homolog in buckwheat based on strong </w:t>
      </w:r>
      <w:proofErr w:type="spellStart"/>
      <w:r>
        <w:t>BLASTp</w:t>
      </w:r>
      <w:proofErr w:type="spellEnd"/>
      <w:r>
        <w:t xml:space="preserve"> similarity to Arabidopsis thaliana CIPK17 and the presence of a conserved N-terminal serine/threonine protein kinase domain together with the characteristic C-terminal NAF/FISL domain.</w:t>
      </w:r>
    </w:p>
    <w:p w14:paraId="3DDE67F6" w14:textId="77777777" w:rsidR="008E5A6D" w:rsidRDefault="008E5A6D" w:rsidP="008E5A6D"/>
    <w:p w14:paraId="15E64CBD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STEP 33 – Identification and domain validation of CIPK18 in buckwheat</w:t>
      </w:r>
    </w:p>
    <w:p w14:paraId="3F1AB8D7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Reference protein</w:t>
      </w:r>
    </w:p>
    <w:p w14:paraId="7F31E333" w14:textId="77777777" w:rsidR="00774541" w:rsidRDefault="00774541" w:rsidP="00774541">
      <w:r>
        <w:t>Gene: CIPK18</w:t>
      </w:r>
    </w:p>
    <w:p w14:paraId="37E6063A" w14:textId="77777777" w:rsidR="00774541" w:rsidRDefault="00774541" w:rsidP="00774541">
      <w:r>
        <w:t>Protein: CBL-interacting protein kinase 18</w:t>
      </w:r>
    </w:p>
    <w:p w14:paraId="0E89ABBA" w14:textId="77777777" w:rsidR="00774541" w:rsidRDefault="00774541" w:rsidP="00774541">
      <w:r>
        <w:t>Species: Arabidopsis thaliana</w:t>
      </w:r>
    </w:p>
    <w:p w14:paraId="528DAB14" w14:textId="77777777" w:rsidR="00774541" w:rsidRDefault="00774541" w:rsidP="00774541">
      <w:r>
        <w:t>GenBank accession: AEE31063.1</w:t>
      </w:r>
    </w:p>
    <w:p w14:paraId="1FE8F410" w14:textId="77777777" w:rsidR="00774541" w:rsidRDefault="00774541" w:rsidP="00774541">
      <w:r>
        <w:t>Length: 520 aa</w:t>
      </w:r>
    </w:p>
    <w:p w14:paraId="46E7BC77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Search approach</w:t>
      </w:r>
    </w:p>
    <w:p w14:paraId="4335F2FA" w14:textId="77777777" w:rsidR="00774541" w:rsidRDefault="00774541" w:rsidP="00774541">
      <w:r>
        <w:t xml:space="preserve">The Arabidopsis CIPK18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07B7412F" w14:textId="77777777" w:rsidR="00774541" w:rsidRPr="004E262A" w:rsidRDefault="00774541" w:rsidP="00774541">
      <w:pPr>
        <w:rPr>
          <w:b/>
          <w:bCs/>
          <w:i/>
          <w:iCs/>
        </w:rPr>
      </w:pPr>
      <w:proofErr w:type="spellStart"/>
      <w:r w:rsidRPr="004E262A">
        <w:rPr>
          <w:b/>
          <w:bCs/>
          <w:i/>
          <w:iCs/>
        </w:rPr>
        <w:t>BLASTp</w:t>
      </w:r>
      <w:proofErr w:type="spellEnd"/>
      <w:r w:rsidRPr="004E262A">
        <w:rPr>
          <w:b/>
          <w:bCs/>
          <w:i/>
          <w:iCs/>
        </w:rPr>
        <w:t xml:space="preserve"> results</w:t>
      </w:r>
    </w:p>
    <w:p w14:paraId="1C4C4BD1" w14:textId="424B57E7" w:rsidR="00774541" w:rsidRDefault="00774541" w:rsidP="00774541">
      <w:r>
        <w:t>Best hit: Fes_sc0011510.1.</w:t>
      </w:r>
      <w:r w:rsidR="004E262A">
        <w:t>g</w:t>
      </w:r>
      <w:r>
        <w:t>000001.aua.1</w:t>
      </w:r>
    </w:p>
    <w:p w14:paraId="36055D0E" w14:textId="77777777" w:rsidR="00774541" w:rsidRDefault="00774541" w:rsidP="00774541">
      <w:r>
        <w:t>Protein length: 469 aa</w:t>
      </w:r>
    </w:p>
    <w:p w14:paraId="06CFAA8C" w14:textId="77777777" w:rsidR="00774541" w:rsidRDefault="00774541" w:rsidP="00774541">
      <w:r>
        <w:t>E-value: 0.0</w:t>
      </w:r>
    </w:p>
    <w:p w14:paraId="67CE62C5" w14:textId="156B59FB" w:rsidR="00774541" w:rsidRDefault="00774541" w:rsidP="00774541">
      <w:r>
        <w:t>Sequence identity: 72%</w:t>
      </w:r>
    </w:p>
    <w:p w14:paraId="73B01C52" w14:textId="66EC3F3D" w:rsidR="00774541" w:rsidRDefault="00774541" w:rsidP="00774541">
      <w:r>
        <w:t>Positives: 85%</w:t>
      </w:r>
    </w:p>
    <w:p w14:paraId="6EE5E894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Inference</w:t>
      </w:r>
    </w:p>
    <w:p w14:paraId="05185920" w14:textId="77777777" w:rsidR="00774541" w:rsidRDefault="00774541" w:rsidP="00774541">
      <w:r>
        <w:t>The zero E-value, high sequence identity, and near full-length alignment indicate strong evolutionary conservation, confirming an orthologous relationship between Arabidopsis CIPK18 and the identified buckwheat protein.</w:t>
      </w:r>
    </w:p>
    <w:p w14:paraId="121FCEB6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Domain validation (</w:t>
      </w:r>
      <w:proofErr w:type="spellStart"/>
      <w:r w:rsidRPr="004E262A">
        <w:rPr>
          <w:b/>
          <w:bCs/>
          <w:i/>
          <w:iCs/>
        </w:rPr>
        <w:t>InterProScan</w:t>
      </w:r>
      <w:proofErr w:type="spellEnd"/>
      <w:r w:rsidRPr="004E262A">
        <w:rPr>
          <w:b/>
          <w:bCs/>
          <w:i/>
          <w:iCs/>
        </w:rPr>
        <w:t>)</w:t>
      </w:r>
    </w:p>
    <w:p w14:paraId="6949C46D" w14:textId="77777777" w:rsidR="00774541" w:rsidRPr="004E262A" w:rsidRDefault="00774541" w:rsidP="00774541">
      <w:pPr>
        <w:rPr>
          <w:b/>
          <w:bCs/>
          <w:i/>
          <w:iCs/>
        </w:rPr>
      </w:pPr>
      <w:r w:rsidRPr="004E262A">
        <w:rPr>
          <w:b/>
          <w:bCs/>
          <w:i/>
          <w:iCs/>
        </w:rPr>
        <w:t>N-terminal domain</w:t>
      </w:r>
    </w:p>
    <w:p w14:paraId="4E017F29" w14:textId="77777777" w:rsidR="00774541" w:rsidRDefault="00774541" w:rsidP="00774541">
      <w:r>
        <w:t>Protein kinase domain</w:t>
      </w:r>
    </w:p>
    <w:p w14:paraId="2A782183" w14:textId="77777777" w:rsidR="00774541" w:rsidRDefault="00774541" w:rsidP="00774541">
      <w:proofErr w:type="spellStart"/>
      <w:r>
        <w:t>Pfam</w:t>
      </w:r>
      <w:proofErr w:type="spellEnd"/>
      <w:r>
        <w:t>: PF00069</w:t>
      </w:r>
    </w:p>
    <w:p w14:paraId="5DAA5B5B" w14:textId="77777777" w:rsidR="00774541" w:rsidRDefault="00774541" w:rsidP="00774541">
      <w:proofErr w:type="spellStart"/>
      <w:r>
        <w:t>InterPro</w:t>
      </w:r>
      <w:proofErr w:type="spellEnd"/>
      <w:r>
        <w:t>: IPR000719 / IPR002290</w:t>
      </w:r>
    </w:p>
    <w:p w14:paraId="6B7F97CF" w14:textId="5EA90F64" w:rsidR="00774541" w:rsidRDefault="00774541" w:rsidP="00774541">
      <w:r>
        <w:t>Location: 17–271 aa</w:t>
      </w:r>
    </w:p>
    <w:p w14:paraId="18EFD3AB" w14:textId="77777777" w:rsidR="00774541" w:rsidRDefault="00774541" w:rsidP="00774541">
      <w:r>
        <w:lastRenderedPageBreak/>
        <w:t>Features: Conserved ATP-binding site and serine/threonine kinase catalytic motifs</w:t>
      </w:r>
    </w:p>
    <w:p w14:paraId="4397F726" w14:textId="6A030572" w:rsidR="00774541" w:rsidRDefault="00774541" w:rsidP="00774541">
      <w:r>
        <w:t>Confirms functional serine/threonine protein kinase activity.</w:t>
      </w:r>
    </w:p>
    <w:p w14:paraId="37F15734" w14:textId="77777777" w:rsidR="00774541" w:rsidRPr="00FF551C" w:rsidRDefault="00774541" w:rsidP="00774541">
      <w:pPr>
        <w:rPr>
          <w:b/>
          <w:bCs/>
          <w:i/>
          <w:iCs/>
        </w:rPr>
      </w:pPr>
      <w:r w:rsidRPr="00FF551C">
        <w:rPr>
          <w:b/>
          <w:bCs/>
          <w:i/>
          <w:iCs/>
        </w:rPr>
        <w:t>C-terminal domain</w:t>
      </w:r>
    </w:p>
    <w:p w14:paraId="40AB3D08" w14:textId="77777777" w:rsidR="00774541" w:rsidRDefault="00774541" w:rsidP="00774541">
      <w:r>
        <w:t>NAF / FISL regulatory domain</w:t>
      </w:r>
    </w:p>
    <w:p w14:paraId="04513F44" w14:textId="77777777" w:rsidR="00774541" w:rsidRDefault="00774541" w:rsidP="00774541">
      <w:proofErr w:type="spellStart"/>
      <w:r>
        <w:t>Pfam</w:t>
      </w:r>
      <w:proofErr w:type="spellEnd"/>
      <w:r>
        <w:t>: PF03822</w:t>
      </w:r>
    </w:p>
    <w:p w14:paraId="3BF4C1A2" w14:textId="362DC83A" w:rsidR="00774541" w:rsidRDefault="00774541" w:rsidP="00774541">
      <w:proofErr w:type="spellStart"/>
      <w:r>
        <w:t>InterPro</w:t>
      </w:r>
      <w:proofErr w:type="spellEnd"/>
      <w:r>
        <w:t>: IPR018451</w:t>
      </w:r>
    </w:p>
    <w:p w14:paraId="37B54AF4" w14:textId="77777777" w:rsidR="00774541" w:rsidRDefault="00774541" w:rsidP="00774541">
      <w:r>
        <w:t>Location: ~322–380 aa</w:t>
      </w:r>
    </w:p>
    <w:p w14:paraId="41094A15" w14:textId="6D284CE3" w:rsidR="00774541" w:rsidRDefault="00774541" w:rsidP="00774541">
      <w:r>
        <w:t>Diagnostic CIPK-specific domain required for interaction with CBL calcium sensors.</w:t>
      </w:r>
    </w:p>
    <w:p w14:paraId="1C6BE07F" w14:textId="77777777" w:rsidR="00774541" w:rsidRPr="00FF551C" w:rsidRDefault="00774541" w:rsidP="00774541">
      <w:pPr>
        <w:rPr>
          <w:b/>
          <w:bCs/>
          <w:i/>
          <w:iCs/>
        </w:rPr>
      </w:pPr>
      <w:r w:rsidRPr="00FF551C">
        <w:rPr>
          <w:b/>
          <w:bCs/>
          <w:i/>
          <w:iCs/>
        </w:rPr>
        <w:t>GO terms – CIPK18 (Buckwheat)</w:t>
      </w:r>
    </w:p>
    <w:p w14:paraId="71902BF2" w14:textId="77777777" w:rsidR="00774541" w:rsidRPr="00FF551C" w:rsidRDefault="00774541" w:rsidP="00774541">
      <w:pPr>
        <w:rPr>
          <w:b/>
          <w:bCs/>
          <w:i/>
          <w:iCs/>
        </w:rPr>
      </w:pPr>
      <w:r w:rsidRPr="00FF551C">
        <w:rPr>
          <w:b/>
          <w:bCs/>
          <w:i/>
          <w:iCs/>
        </w:rPr>
        <w:t>Molecular Function</w:t>
      </w:r>
    </w:p>
    <w:p w14:paraId="42F2CB84" w14:textId="77777777" w:rsidR="00774541" w:rsidRDefault="00774541" w:rsidP="00774541">
      <w:r>
        <w:t>GO:0004672 – protein kinase activity</w:t>
      </w:r>
    </w:p>
    <w:p w14:paraId="7776504E" w14:textId="77777777" w:rsidR="00774541" w:rsidRDefault="00774541" w:rsidP="00774541">
      <w:r>
        <w:t>GO:0004674 – protein serine/threonine kinase activity</w:t>
      </w:r>
    </w:p>
    <w:p w14:paraId="10F3B9DF" w14:textId="77777777" w:rsidR="00774541" w:rsidRDefault="00774541" w:rsidP="00774541">
      <w:r>
        <w:t>GO:0005524 – ATP binding</w:t>
      </w:r>
    </w:p>
    <w:p w14:paraId="712E6B76" w14:textId="77777777" w:rsidR="00774541" w:rsidRPr="00F15D71" w:rsidRDefault="00774541" w:rsidP="00774541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Biological Process</w:t>
      </w:r>
    </w:p>
    <w:p w14:paraId="1CDD8AB3" w14:textId="77777777" w:rsidR="00774541" w:rsidRDefault="00774541" w:rsidP="00774541">
      <w:r>
        <w:t>GO:0006468 – protein phosphorylation</w:t>
      </w:r>
    </w:p>
    <w:p w14:paraId="7A1EC02D" w14:textId="77777777" w:rsidR="00774541" w:rsidRDefault="00774541" w:rsidP="00774541">
      <w:r>
        <w:t>GO:0007165 – signal transduction</w:t>
      </w:r>
    </w:p>
    <w:p w14:paraId="539E2C64" w14:textId="77777777" w:rsidR="00774541" w:rsidRPr="00F15D71" w:rsidRDefault="00774541" w:rsidP="00774541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Length comparison</w:t>
      </w:r>
    </w:p>
    <w:p w14:paraId="7619C880" w14:textId="77777777" w:rsidR="00774541" w:rsidRDefault="00774541" w:rsidP="00774541">
      <w:r>
        <w:t>Buckwheat CIPK18: 469 aa</w:t>
      </w:r>
    </w:p>
    <w:p w14:paraId="562DBDFA" w14:textId="77777777" w:rsidR="00774541" w:rsidRDefault="00774541" w:rsidP="00774541">
      <w:r>
        <w:t>Arabidopsis CIPK18: 520 aa</w:t>
      </w:r>
    </w:p>
    <w:p w14:paraId="33DDF3D1" w14:textId="321911D4" w:rsidR="00774541" w:rsidRDefault="00774541" w:rsidP="00774541">
      <w:r>
        <w:t>Slight length variation is consistent with species-specific N-/C-terminal extensions commonly observed in plant CIPKs.</w:t>
      </w:r>
    </w:p>
    <w:p w14:paraId="64DF6427" w14:textId="77777777" w:rsidR="00774541" w:rsidRPr="00F15D71" w:rsidRDefault="00774541" w:rsidP="00774541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Final identification</w:t>
      </w:r>
    </w:p>
    <w:p w14:paraId="1A91D2C3" w14:textId="1D7A601B" w:rsidR="00A469A9" w:rsidRDefault="00774541" w:rsidP="00774541">
      <w:r>
        <w:t>The protein Fes_sc0011510.1.</w:t>
      </w:r>
      <w:r w:rsidR="00F15D71">
        <w:t>g</w:t>
      </w:r>
      <w:r>
        <w:t xml:space="preserve">000001.aua.1 was identified as a putative CIPK18 homolog in buckwheat based on strong </w:t>
      </w:r>
      <w:proofErr w:type="spellStart"/>
      <w:r>
        <w:t>BLASTp</w:t>
      </w:r>
      <w:proofErr w:type="spellEnd"/>
      <w:r>
        <w:t xml:space="preserve"> similarity to Arabidopsis thaliana CIPK18 and the presence of a conserved N-terminal serine/threonine protein kinase domain together with the characteristic C-terminal NAF/FISL domain.</w:t>
      </w:r>
    </w:p>
    <w:p w14:paraId="11099A49" w14:textId="77777777" w:rsidR="007D7836" w:rsidRPr="00F15D71" w:rsidRDefault="007D7836" w:rsidP="007D7836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STEP 34 – Identification and domain validation of CIPK19 in buckwheat</w:t>
      </w:r>
    </w:p>
    <w:p w14:paraId="3870A19C" w14:textId="77777777" w:rsidR="007D7836" w:rsidRPr="00F15D71" w:rsidRDefault="007D7836" w:rsidP="007D7836">
      <w:pPr>
        <w:rPr>
          <w:b/>
          <w:bCs/>
          <w:i/>
          <w:iCs/>
        </w:rPr>
      </w:pPr>
      <w:r w:rsidRPr="00F15D71">
        <w:rPr>
          <w:b/>
          <w:bCs/>
          <w:i/>
          <w:iCs/>
        </w:rPr>
        <w:t>Reference protein</w:t>
      </w:r>
    </w:p>
    <w:p w14:paraId="53F4B543" w14:textId="77777777" w:rsidR="007D7836" w:rsidRDefault="007D7836" w:rsidP="007D7836">
      <w:r>
        <w:t>Gene: CIPK19</w:t>
      </w:r>
    </w:p>
    <w:p w14:paraId="6DDAB224" w14:textId="77777777" w:rsidR="007D7836" w:rsidRDefault="007D7836" w:rsidP="007D7836">
      <w:r>
        <w:t>Protein: CBL-interacting protein kinase 19</w:t>
      </w:r>
    </w:p>
    <w:p w14:paraId="79F0F102" w14:textId="77777777" w:rsidR="007D7836" w:rsidRDefault="007D7836" w:rsidP="007D7836">
      <w:r>
        <w:t>Species: Arabidopsis thaliana</w:t>
      </w:r>
    </w:p>
    <w:p w14:paraId="2B5AC327" w14:textId="77777777" w:rsidR="007D7836" w:rsidRDefault="007D7836" w:rsidP="007D7836">
      <w:r>
        <w:t>GenBank accession: AED95302.1</w:t>
      </w:r>
    </w:p>
    <w:p w14:paraId="53FD7886" w14:textId="640467A3" w:rsidR="007D7836" w:rsidRDefault="007D7836" w:rsidP="007D7836">
      <w:r>
        <w:lastRenderedPageBreak/>
        <w:t>Length: 4</w:t>
      </w:r>
      <w:r w:rsidR="0068085E">
        <w:t>8</w:t>
      </w:r>
      <w:r>
        <w:t>3 aa</w:t>
      </w:r>
    </w:p>
    <w:p w14:paraId="3E057FDA" w14:textId="77777777" w:rsidR="007D7836" w:rsidRPr="0068085E" w:rsidRDefault="007D7836" w:rsidP="007D7836">
      <w:pPr>
        <w:rPr>
          <w:b/>
          <w:bCs/>
          <w:i/>
          <w:iCs/>
        </w:rPr>
      </w:pPr>
      <w:r w:rsidRPr="0068085E">
        <w:rPr>
          <w:b/>
          <w:bCs/>
          <w:i/>
          <w:iCs/>
        </w:rPr>
        <w:t>Search approach</w:t>
      </w:r>
    </w:p>
    <w:p w14:paraId="7406997F" w14:textId="77777777" w:rsidR="007D7836" w:rsidRDefault="007D7836" w:rsidP="007D7836">
      <w:r>
        <w:t xml:space="preserve">The Arabidopsis CIPK19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C3B8C08" w14:textId="77777777" w:rsidR="007D7836" w:rsidRPr="0068085E" w:rsidRDefault="007D7836" w:rsidP="007D7836">
      <w:pPr>
        <w:rPr>
          <w:b/>
          <w:bCs/>
          <w:i/>
          <w:iCs/>
        </w:rPr>
      </w:pPr>
      <w:proofErr w:type="spellStart"/>
      <w:r w:rsidRPr="0068085E">
        <w:rPr>
          <w:b/>
          <w:bCs/>
          <w:i/>
          <w:iCs/>
        </w:rPr>
        <w:t>BLASTp</w:t>
      </w:r>
      <w:proofErr w:type="spellEnd"/>
      <w:r w:rsidRPr="0068085E">
        <w:rPr>
          <w:b/>
          <w:bCs/>
          <w:i/>
          <w:iCs/>
        </w:rPr>
        <w:t xml:space="preserve"> results</w:t>
      </w:r>
    </w:p>
    <w:p w14:paraId="5377E227" w14:textId="213ECDC7" w:rsidR="007D7836" w:rsidRDefault="007D7836" w:rsidP="007D7836">
      <w:r>
        <w:t>Best hit: Fes_sc0011510.1.</w:t>
      </w:r>
      <w:r w:rsidR="0068085E">
        <w:t>g</w:t>
      </w:r>
      <w:r>
        <w:t>000001.aua.1</w:t>
      </w:r>
    </w:p>
    <w:p w14:paraId="392BC471" w14:textId="77777777" w:rsidR="007D7836" w:rsidRDefault="007D7836" w:rsidP="007D7836">
      <w:r>
        <w:t>Protein length: 469 aa</w:t>
      </w:r>
    </w:p>
    <w:p w14:paraId="5F1BE775" w14:textId="77777777" w:rsidR="007D7836" w:rsidRDefault="007D7836" w:rsidP="007D7836">
      <w:r>
        <w:t>E-value: 0.0</w:t>
      </w:r>
    </w:p>
    <w:p w14:paraId="4C8B6D7D" w14:textId="59413C6A" w:rsidR="007D7836" w:rsidRDefault="007D7836" w:rsidP="007D7836">
      <w:r>
        <w:t>Sequence identity: 74%</w:t>
      </w:r>
    </w:p>
    <w:p w14:paraId="1BF4232A" w14:textId="2153EA7E" w:rsidR="007D7836" w:rsidRDefault="007D7836" w:rsidP="007D7836">
      <w:r>
        <w:t>Positives: 8</w:t>
      </w:r>
      <w:r w:rsidR="0068085E">
        <w:t>6</w:t>
      </w:r>
      <w:r>
        <w:t>%</w:t>
      </w:r>
    </w:p>
    <w:p w14:paraId="0FBCE54F" w14:textId="77777777" w:rsidR="007D7836" w:rsidRPr="0068085E" w:rsidRDefault="007D7836" w:rsidP="007D7836">
      <w:pPr>
        <w:rPr>
          <w:b/>
          <w:bCs/>
          <w:i/>
          <w:iCs/>
        </w:rPr>
      </w:pPr>
      <w:r w:rsidRPr="0068085E">
        <w:rPr>
          <w:b/>
          <w:bCs/>
          <w:i/>
          <w:iCs/>
        </w:rPr>
        <w:t>Inference</w:t>
      </w:r>
    </w:p>
    <w:p w14:paraId="5CB5C4EA" w14:textId="77777777" w:rsidR="007D7836" w:rsidRDefault="007D7836" w:rsidP="007D7836">
      <w:r>
        <w:t>The zero E-value, high sequence identity, and near full-length alignment indicate strong evolutionary conservation, confirming an orthologous relationship between Arabidopsis CIPK19 and the identified buckwheat protein.</w:t>
      </w:r>
    </w:p>
    <w:p w14:paraId="44502E35" w14:textId="77777777" w:rsidR="007D7836" w:rsidRPr="0068085E" w:rsidRDefault="007D7836" w:rsidP="007D7836">
      <w:pPr>
        <w:rPr>
          <w:b/>
          <w:bCs/>
          <w:i/>
          <w:iCs/>
        </w:rPr>
      </w:pPr>
      <w:r w:rsidRPr="0068085E">
        <w:rPr>
          <w:b/>
          <w:bCs/>
          <w:i/>
          <w:iCs/>
        </w:rPr>
        <w:t>Domain validation (</w:t>
      </w:r>
      <w:proofErr w:type="spellStart"/>
      <w:r w:rsidRPr="0068085E">
        <w:rPr>
          <w:b/>
          <w:bCs/>
          <w:i/>
          <w:iCs/>
        </w:rPr>
        <w:t>InterProScan</w:t>
      </w:r>
      <w:proofErr w:type="spellEnd"/>
      <w:r w:rsidRPr="0068085E">
        <w:rPr>
          <w:b/>
          <w:bCs/>
          <w:i/>
          <w:iCs/>
        </w:rPr>
        <w:t>)</w:t>
      </w:r>
    </w:p>
    <w:p w14:paraId="530981FE" w14:textId="77777777" w:rsidR="007D7836" w:rsidRPr="0068085E" w:rsidRDefault="007D7836" w:rsidP="007D7836">
      <w:pPr>
        <w:rPr>
          <w:b/>
          <w:bCs/>
          <w:i/>
          <w:iCs/>
        </w:rPr>
      </w:pPr>
      <w:r w:rsidRPr="0068085E">
        <w:rPr>
          <w:b/>
          <w:bCs/>
          <w:i/>
          <w:iCs/>
        </w:rPr>
        <w:t>N-terminal domain</w:t>
      </w:r>
    </w:p>
    <w:p w14:paraId="2ECCC5D7" w14:textId="77777777" w:rsidR="007D7836" w:rsidRDefault="007D7836" w:rsidP="007D7836">
      <w:r>
        <w:t>Protein kinase domain</w:t>
      </w:r>
    </w:p>
    <w:p w14:paraId="00CE9769" w14:textId="77777777" w:rsidR="007D7836" w:rsidRDefault="007D7836" w:rsidP="007D7836">
      <w:proofErr w:type="spellStart"/>
      <w:r>
        <w:t>Pfam</w:t>
      </w:r>
      <w:proofErr w:type="spellEnd"/>
      <w:r>
        <w:t>: PF00069</w:t>
      </w:r>
    </w:p>
    <w:p w14:paraId="10934381" w14:textId="77777777" w:rsidR="007D7836" w:rsidRDefault="007D7836" w:rsidP="007D7836">
      <w:proofErr w:type="spellStart"/>
      <w:r>
        <w:t>InterPro</w:t>
      </w:r>
      <w:proofErr w:type="spellEnd"/>
      <w:r>
        <w:t>: IPR000719 / IPR002290</w:t>
      </w:r>
    </w:p>
    <w:p w14:paraId="7C9173B8" w14:textId="2FA20AE5" w:rsidR="007D7836" w:rsidRDefault="007D7836" w:rsidP="007D7836">
      <w:r>
        <w:t>Location: 17–271 aa</w:t>
      </w:r>
    </w:p>
    <w:p w14:paraId="73114699" w14:textId="77777777" w:rsidR="007D7836" w:rsidRDefault="007D7836" w:rsidP="007D7836">
      <w:r>
        <w:t>Features: Conserved ATP-binding site and serine/threonine kinase catalytic motifs</w:t>
      </w:r>
    </w:p>
    <w:p w14:paraId="78CE61A0" w14:textId="76573E4B" w:rsidR="007D7836" w:rsidRDefault="007D7836" w:rsidP="007D7836">
      <w:r>
        <w:t>Confirms functional serine/threonine protein kinase activity.</w:t>
      </w:r>
    </w:p>
    <w:p w14:paraId="208435AE" w14:textId="77777777" w:rsidR="007D7836" w:rsidRPr="00B25DD6" w:rsidRDefault="007D7836" w:rsidP="007D7836">
      <w:pPr>
        <w:rPr>
          <w:b/>
          <w:bCs/>
          <w:i/>
          <w:iCs/>
        </w:rPr>
      </w:pPr>
      <w:r w:rsidRPr="00B25DD6">
        <w:rPr>
          <w:b/>
          <w:bCs/>
          <w:i/>
          <w:iCs/>
        </w:rPr>
        <w:t>C-terminal domain</w:t>
      </w:r>
    </w:p>
    <w:p w14:paraId="0B0C261C" w14:textId="77777777" w:rsidR="007D7836" w:rsidRDefault="007D7836" w:rsidP="007D7836">
      <w:r>
        <w:t>NAF / FISL regulatory domain</w:t>
      </w:r>
    </w:p>
    <w:p w14:paraId="6C1EC81A" w14:textId="77777777" w:rsidR="007D7836" w:rsidRDefault="007D7836" w:rsidP="007D7836">
      <w:proofErr w:type="spellStart"/>
      <w:r>
        <w:t>Pfam</w:t>
      </w:r>
      <w:proofErr w:type="spellEnd"/>
      <w:r>
        <w:t>: PF03822</w:t>
      </w:r>
    </w:p>
    <w:p w14:paraId="73EF75AB" w14:textId="38A810D3" w:rsidR="007D7836" w:rsidRDefault="007D7836" w:rsidP="007D7836">
      <w:proofErr w:type="spellStart"/>
      <w:r>
        <w:t>InterPro</w:t>
      </w:r>
      <w:proofErr w:type="spellEnd"/>
      <w:r>
        <w:t>:  IPR018451</w:t>
      </w:r>
    </w:p>
    <w:p w14:paraId="44821470" w14:textId="229A49FE" w:rsidR="007D7836" w:rsidRDefault="007D7836" w:rsidP="007D7836">
      <w:r>
        <w:t>Location: 322–380 aa</w:t>
      </w:r>
    </w:p>
    <w:p w14:paraId="4D56D525" w14:textId="11FEC39F" w:rsidR="007D7836" w:rsidRDefault="007D7836" w:rsidP="007D7836">
      <w:r>
        <w:t>Diagnostic CIPK-specific domain required for interaction with CBL calcium sensors.</w:t>
      </w:r>
    </w:p>
    <w:p w14:paraId="173BB8B9" w14:textId="77777777" w:rsidR="007D7836" w:rsidRPr="00B25DD6" w:rsidRDefault="007D7836" w:rsidP="007D7836">
      <w:pPr>
        <w:rPr>
          <w:b/>
          <w:bCs/>
          <w:i/>
          <w:iCs/>
        </w:rPr>
      </w:pPr>
      <w:r w:rsidRPr="00B25DD6">
        <w:rPr>
          <w:b/>
          <w:bCs/>
          <w:i/>
          <w:iCs/>
        </w:rPr>
        <w:t>GO terms – CIPK19 (Buckwheat)</w:t>
      </w:r>
    </w:p>
    <w:p w14:paraId="692A413C" w14:textId="77777777" w:rsidR="007D7836" w:rsidRPr="00B25DD6" w:rsidRDefault="007D7836" w:rsidP="007D7836">
      <w:pPr>
        <w:rPr>
          <w:b/>
          <w:bCs/>
          <w:i/>
          <w:iCs/>
        </w:rPr>
      </w:pPr>
      <w:r w:rsidRPr="00B25DD6">
        <w:rPr>
          <w:b/>
          <w:bCs/>
          <w:i/>
          <w:iCs/>
        </w:rPr>
        <w:t>Molecular Function</w:t>
      </w:r>
    </w:p>
    <w:p w14:paraId="15158533" w14:textId="77777777" w:rsidR="007D7836" w:rsidRDefault="007D7836" w:rsidP="007D7836">
      <w:r>
        <w:t>GO:0004672 – protein kinase activity</w:t>
      </w:r>
    </w:p>
    <w:p w14:paraId="75A3A64D" w14:textId="77777777" w:rsidR="007D7836" w:rsidRDefault="007D7836" w:rsidP="007D7836">
      <w:r>
        <w:lastRenderedPageBreak/>
        <w:t>GO:0004674 – protein serine/threonine kinase activity</w:t>
      </w:r>
    </w:p>
    <w:p w14:paraId="222FE1B1" w14:textId="77777777" w:rsidR="007D7836" w:rsidRDefault="007D7836" w:rsidP="007D7836">
      <w:r>
        <w:t>GO:0005524 – ATP binding</w:t>
      </w:r>
    </w:p>
    <w:p w14:paraId="21F217BF" w14:textId="77777777" w:rsidR="007D7836" w:rsidRPr="003575F2" w:rsidRDefault="007D7836" w:rsidP="007D7836">
      <w:pPr>
        <w:rPr>
          <w:b/>
          <w:bCs/>
          <w:i/>
          <w:iCs/>
        </w:rPr>
      </w:pPr>
      <w:r w:rsidRPr="003575F2">
        <w:rPr>
          <w:b/>
          <w:bCs/>
          <w:i/>
          <w:iCs/>
        </w:rPr>
        <w:t>Biological Process</w:t>
      </w:r>
    </w:p>
    <w:p w14:paraId="5F85C90F" w14:textId="77777777" w:rsidR="007D7836" w:rsidRDefault="007D7836" w:rsidP="007D7836">
      <w:r>
        <w:t>GO:0006468 – protein phosphorylation</w:t>
      </w:r>
    </w:p>
    <w:p w14:paraId="2A7F3A03" w14:textId="77777777" w:rsidR="007D7836" w:rsidRDefault="007D7836" w:rsidP="007D7836">
      <w:r>
        <w:t>GO:0007165 – signal transduction</w:t>
      </w:r>
    </w:p>
    <w:p w14:paraId="24DB90B7" w14:textId="77777777" w:rsidR="007D7836" w:rsidRDefault="007D7836" w:rsidP="007D7836">
      <w:r>
        <w:t>Length comparison</w:t>
      </w:r>
    </w:p>
    <w:p w14:paraId="164B949A" w14:textId="77777777" w:rsidR="007D7836" w:rsidRDefault="007D7836" w:rsidP="007D7836">
      <w:r>
        <w:t>Buckwheat CIPK19: 469 aa</w:t>
      </w:r>
    </w:p>
    <w:p w14:paraId="6C909370" w14:textId="77777777" w:rsidR="007D7836" w:rsidRDefault="007D7836" w:rsidP="007D7836">
      <w:r>
        <w:t>Arabidopsis CIPK19: 453 aa</w:t>
      </w:r>
    </w:p>
    <w:p w14:paraId="01751213" w14:textId="050D4F51" w:rsidR="007D7836" w:rsidRDefault="007D7836" w:rsidP="007D7836">
      <w:r>
        <w:t>Minor length variation is consistent with species-specific terminal extensions commonly observed in plant CIPKs.</w:t>
      </w:r>
    </w:p>
    <w:p w14:paraId="0343030D" w14:textId="77777777" w:rsidR="007D7836" w:rsidRPr="003575F2" w:rsidRDefault="007D7836" w:rsidP="007D7836">
      <w:pPr>
        <w:rPr>
          <w:b/>
          <w:bCs/>
          <w:i/>
          <w:iCs/>
        </w:rPr>
      </w:pPr>
      <w:r w:rsidRPr="003575F2">
        <w:rPr>
          <w:b/>
          <w:bCs/>
          <w:i/>
          <w:iCs/>
        </w:rPr>
        <w:t>Final identification</w:t>
      </w:r>
    </w:p>
    <w:p w14:paraId="692DA1B1" w14:textId="5D242715" w:rsidR="00A469A9" w:rsidRDefault="007D7836" w:rsidP="007D7836">
      <w:r>
        <w:t>The protein Fes_sc0011510.1.</w:t>
      </w:r>
      <w:r w:rsidR="003575F2">
        <w:t>g</w:t>
      </w:r>
      <w:r>
        <w:t xml:space="preserve">000001.aua.1 was identified as a putative CIPK19 homolog in buckwheat based on strong </w:t>
      </w:r>
      <w:proofErr w:type="spellStart"/>
      <w:r>
        <w:t>BLASTp</w:t>
      </w:r>
      <w:proofErr w:type="spellEnd"/>
      <w:r>
        <w:t xml:space="preserve"> similarity to Arabidopsis thaliana CIPK19 and the presence of a conserved N-terminal serine/threonine protein kinase domain together with the characteristic C-terminal NAF/FISL domain.</w:t>
      </w:r>
    </w:p>
    <w:p w14:paraId="17DABAA2" w14:textId="77777777" w:rsidR="00C17BD9" w:rsidRPr="003575F2" w:rsidRDefault="00C17BD9" w:rsidP="00C17BD9">
      <w:pPr>
        <w:rPr>
          <w:b/>
          <w:bCs/>
          <w:i/>
          <w:iCs/>
        </w:rPr>
      </w:pPr>
      <w:r w:rsidRPr="003575F2">
        <w:rPr>
          <w:b/>
          <w:bCs/>
          <w:i/>
          <w:iCs/>
        </w:rPr>
        <w:t>STEP 35 – Identification and domain validation of CIPK20 in buckwheat</w:t>
      </w:r>
    </w:p>
    <w:p w14:paraId="3D36A893" w14:textId="77777777" w:rsidR="00C17BD9" w:rsidRPr="003575F2" w:rsidRDefault="00C17BD9" w:rsidP="00C17BD9">
      <w:pPr>
        <w:rPr>
          <w:b/>
          <w:bCs/>
          <w:i/>
          <w:iCs/>
        </w:rPr>
      </w:pPr>
      <w:r w:rsidRPr="003575F2">
        <w:rPr>
          <w:b/>
          <w:bCs/>
          <w:i/>
          <w:iCs/>
        </w:rPr>
        <w:t>Reference protein</w:t>
      </w:r>
    </w:p>
    <w:p w14:paraId="74EDF36E" w14:textId="77777777" w:rsidR="00C17BD9" w:rsidRDefault="00C17BD9" w:rsidP="00C17BD9">
      <w:r>
        <w:t>Gene: CIPK20</w:t>
      </w:r>
    </w:p>
    <w:p w14:paraId="67A0AF9B" w14:textId="77777777" w:rsidR="00C17BD9" w:rsidRDefault="00C17BD9" w:rsidP="00C17BD9">
      <w:r>
        <w:t>Protein: CBL-interacting protein kinase 20</w:t>
      </w:r>
    </w:p>
    <w:p w14:paraId="1A7DB5D6" w14:textId="77777777" w:rsidR="00C17BD9" w:rsidRDefault="00C17BD9" w:rsidP="00C17BD9">
      <w:r>
        <w:t>Species: Arabidopsis thaliana</w:t>
      </w:r>
    </w:p>
    <w:p w14:paraId="63B59520" w14:textId="77777777" w:rsidR="00C17BD9" w:rsidRDefault="00C17BD9" w:rsidP="00C17BD9">
      <w:r>
        <w:t>GenBank accession: AAK61493.1</w:t>
      </w:r>
    </w:p>
    <w:p w14:paraId="4826EA48" w14:textId="77777777" w:rsidR="00C17BD9" w:rsidRDefault="00C17BD9" w:rsidP="00C17BD9">
      <w:r>
        <w:t>Length: 439 aa</w:t>
      </w:r>
    </w:p>
    <w:p w14:paraId="17F69716" w14:textId="77777777" w:rsidR="00C17BD9" w:rsidRPr="00CF15B3" w:rsidRDefault="00C17BD9" w:rsidP="00C17BD9">
      <w:pPr>
        <w:rPr>
          <w:b/>
          <w:bCs/>
          <w:i/>
          <w:iCs/>
        </w:rPr>
      </w:pPr>
      <w:r w:rsidRPr="00CF15B3">
        <w:rPr>
          <w:b/>
          <w:bCs/>
          <w:i/>
          <w:iCs/>
        </w:rPr>
        <w:t>Search approach</w:t>
      </w:r>
    </w:p>
    <w:p w14:paraId="6A0EF30B" w14:textId="77777777" w:rsidR="00C17BD9" w:rsidRDefault="00C17BD9" w:rsidP="00C17BD9">
      <w:r>
        <w:t xml:space="preserve">The Arabidopsis CIPK20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5A8ED4D8" w14:textId="77777777" w:rsidR="00C17BD9" w:rsidRPr="00CF15B3" w:rsidRDefault="00C17BD9" w:rsidP="00C17BD9">
      <w:pPr>
        <w:rPr>
          <w:b/>
          <w:bCs/>
          <w:i/>
          <w:iCs/>
        </w:rPr>
      </w:pPr>
      <w:proofErr w:type="spellStart"/>
      <w:r w:rsidRPr="00CF15B3">
        <w:rPr>
          <w:b/>
          <w:bCs/>
          <w:i/>
          <w:iCs/>
        </w:rPr>
        <w:t>BLASTp</w:t>
      </w:r>
      <w:proofErr w:type="spellEnd"/>
      <w:r w:rsidRPr="00CF15B3">
        <w:rPr>
          <w:b/>
          <w:bCs/>
          <w:i/>
          <w:iCs/>
        </w:rPr>
        <w:t xml:space="preserve"> results</w:t>
      </w:r>
    </w:p>
    <w:p w14:paraId="3488593B" w14:textId="1E034C1F" w:rsidR="00C17BD9" w:rsidRDefault="00C17BD9" w:rsidP="00C17BD9">
      <w:r>
        <w:t>Best hit: Fes_sc0000542.1.</w:t>
      </w:r>
      <w:r w:rsidR="00F71C4C">
        <w:t>g</w:t>
      </w:r>
      <w:r>
        <w:t>000013.aua.1</w:t>
      </w:r>
    </w:p>
    <w:p w14:paraId="6DD40273" w14:textId="77777777" w:rsidR="00C17BD9" w:rsidRDefault="00C17BD9" w:rsidP="00C17BD9">
      <w:r>
        <w:t>Protein length: 432 aa</w:t>
      </w:r>
    </w:p>
    <w:p w14:paraId="796EE3B2" w14:textId="77777777" w:rsidR="00C17BD9" w:rsidRDefault="00C17BD9" w:rsidP="00C17BD9">
      <w:r>
        <w:t>E-value: 0.0</w:t>
      </w:r>
    </w:p>
    <w:p w14:paraId="2E220F7D" w14:textId="5D7CB916" w:rsidR="00C17BD9" w:rsidRDefault="00C17BD9" w:rsidP="00C17BD9">
      <w:r>
        <w:t>Sequence identity: 6</w:t>
      </w:r>
      <w:r w:rsidR="00F71C4C">
        <w:t>6</w:t>
      </w:r>
      <w:r>
        <w:t>%</w:t>
      </w:r>
    </w:p>
    <w:p w14:paraId="6BB8F092" w14:textId="29E9BBA1" w:rsidR="00C17BD9" w:rsidRDefault="00C17BD9" w:rsidP="00C17BD9">
      <w:r>
        <w:t>Positives: 7</w:t>
      </w:r>
      <w:r w:rsidR="00F71C4C">
        <w:t>9</w:t>
      </w:r>
      <w:r>
        <w:t>%</w:t>
      </w:r>
    </w:p>
    <w:p w14:paraId="6DFB326E" w14:textId="77777777" w:rsidR="00F71C4C" w:rsidRDefault="00F71C4C" w:rsidP="00C17BD9">
      <w:pPr>
        <w:rPr>
          <w:b/>
          <w:bCs/>
          <w:i/>
          <w:iCs/>
        </w:rPr>
      </w:pPr>
    </w:p>
    <w:p w14:paraId="4E0891D3" w14:textId="06CFD3C0" w:rsidR="00C17BD9" w:rsidRPr="00F71C4C" w:rsidRDefault="00C17BD9" w:rsidP="00C17BD9">
      <w:pPr>
        <w:rPr>
          <w:b/>
          <w:bCs/>
          <w:i/>
          <w:iCs/>
        </w:rPr>
      </w:pPr>
      <w:r w:rsidRPr="00F71C4C">
        <w:rPr>
          <w:b/>
          <w:bCs/>
          <w:i/>
          <w:iCs/>
        </w:rPr>
        <w:lastRenderedPageBreak/>
        <w:t>Inference</w:t>
      </w:r>
    </w:p>
    <w:p w14:paraId="39CF2485" w14:textId="77777777" w:rsidR="00C17BD9" w:rsidRDefault="00C17BD9" w:rsidP="00C17BD9">
      <w:r>
        <w:t>The extremely significant E-value, high sequence similarity, and near full-length alignment indicate strong evolutionary conservation, supporting an orthologous relationship between Arabidopsis CIPK20 and the identified buckwheat protein.</w:t>
      </w:r>
    </w:p>
    <w:p w14:paraId="5AB8C620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Domain validation (</w:t>
      </w:r>
      <w:proofErr w:type="spellStart"/>
      <w:r w:rsidRPr="00C2519A">
        <w:rPr>
          <w:b/>
          <w:bCs/>
          <w:i/>
          <w:iCs/>
        </w:rPr>
        <w:t>InterProScan</w:t>
      </w:r>
      <w:proofErr w:type="spellEnd"/>
      <w:r w:rsidRPr="00C2519A">
        <w:rPr>
          <w:b/>
          <w:bCs/>
          <w:i/>
          <w:iCs/>
        </w:rPr>
        <w:t>)</w:t>
      </w:r>
    </w:p>
    <w:p w14:paraId="7D95A239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N-terminal domain</w:t>
      </w:r>
    </w:p>
    <w:p w14:paraId="707D546C" w14:textId="77777777" w:rsidR="00C17BD9" w:rsidRDefault="00C17BD9" w:rsidP="00C17BD9">
      <w:r>
        <w:t>Protein kinase domain</w:t>
      </w:r>
    </w:p>
    <w:p w14:paraId="131CACD9" w14:textId="77777777" w:rsidR="00C17BD9" w:rsidRDefault="00C17BD9" w:rsidP="00C17BD9">
      <w:proofErr w:type="spellStart"/>
      <w:r>
        <w:t>Pfam</w:t>
      </w:r>
      <w:proofErr w:type="spellEnd"/>
      <w:r>
        <w:t>: PF00069</w:t>
      </w:r>
    </w:p>
    <w:p w14:paraId="4E1FACD0" w14:textId="77777777" w:rsidR="00C17BD9" w:rsidRDefault="00C17BD9" w:rsidP="00C17BD9">
      <w:proofErr w:type="spellStart"/>
      <w:r>
        <w:t>InterPro</w:t>
      </w:r>
      <w:proofErr w:type="spellEnd"/>
      <w:r>
        <w:t>: IPR000719 / IPR002290</w:t>
      </w:r>
    </w:p>
    <w:p w14:paraId="3035994E" w14:textId="77777777" w:rsidR="00C17BD9" w:rsidRDefault="00C17BD9" w:rsidP="00C17BD9">
      <w:r>
        <w:t>Location: ~16–270 aa</w:t>
      </w:r>
    </w:p>
    <w:p w14:paraId="134714D7" w14:textId="77777777" w:rsidR="00C17BD9" w:rsidRDefault="00C17BD9" w:rsidP="00C17BD9">
      <w:r>
        <w:t>Features: Conserved ATP-binding site and serine/threonine kinase catalytic motifs</w:t>
      </w:r>
    </w:p>
    <w:p w14:paraId="28F724DE" w14:textId="4211431E" w:rsidR="00C17BD9" w:rsidRDefault="00C17BD9" w:rsidP="00C17BD9">
      <w:r>
        <w:t>Confirms functional serine/threonine protein kinase activity, characteristic of CIPKs.</w:t>
      </w:r>
    </w:p>
    <w:p w14:paraId="2C4E2B4C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C-terminal domain</w:t>
      </w:r>
    </w:p>
    <w:p w14:paraId="4DDFC37F" w14:textId="77777777" w:rsidR="00C17BD9" w:rsidRDefault="00C17BD9" w:rsidP="00C17BD9">
      <w:r>
        <w:t>NAF / FISL regulatory domain</w:t>
      </w:r>
    </w:p>
    <w:p w14:paraId="1C5BC484" w14:textId="77777777" w:rsidR="00C17BD9" w:rsidRDefault="00C17BD9" w:rsidP="00C17BD9">
      <w:proofErr w:type="spellStart"/>
      <w:r>
        <w:t>Pfam</w:t>
      </w:r>
      <w:proofErr w:type="spellEnd"/>
      <w:r>
        <w:t>: PF03822</w:t>
      </w:r>
    </w:p>
    <w:p w14:paraId="078ECC94" w14:textId="16E37E21" w:rsidR="00C17BD9" w:rsidRDefault="00C17BD9" w:rsidP="00C17BD9">
      <w:proofErr w:type="spellStart"/>
      <w:r>
        <w:t>InterPro</w:t>
      </w:r>
      <w:proofErr w:type="spellEnd"/>
      <w:r>
        <w:t>: IPR018451</w:t>
      </w:r>
    </w:p>
    <w:p w14:paraId="0C4B0E54" w14:textId="77777777" w:rsidR="00C17BD9" w:rsidRDefault="00C17BD9" w:rsidP="00C17BD9">
      <w:r>
        <w:t>Location: ~297–354 aa</w:t>
      </w:r>
    </w:p>
    <w:p w14:paraId="367167B6" w14:textId="7EDD1810" w:rsidR="00C17BD9" w:rsidRDefault="00C17BD9" w:rsidP="00C17BD9">
      <w:r>
        <w:t>Diagnostic CIPK-specific domain required for interaction with CBL calcium sensors.</w:t>
      </w:r>
    </w:p>
    <w:p w14:paraId="37A477A0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GO terms – CIPK20 (Buckwheat)</w:t>
      </w:r>
    </w:p>
    <w:p w14:paraId="3B8E0C0B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Molecular Function</w:t>
      </w:r>
    </w:p>
    <w:p w14:paraId="5370D072" w14:textId="77777777" w:rsidR="00C17BD9" w:rsidRDefault="00C17BD9" w:rsidP="00C17BD9">
      <w:r>
        <w:t>GO:0004672 – protein kinase activity</w:t>
      </w:r>
    </w:p>
    <w:p w14:paraId="29F98613" w14:textId="77777777" w:rsidR="00C17BD9" w:rsidRDefault="00C17BD9" w:rsidP="00C17BD9">
      <w:r>
        <w:t>GO:0004674 – protein serine/threonine kinase activity</w:t>
      </w:r>
    </w:p>
    <w:p w14:paraId="64994684" w14:textId="77777777" w:rsidR="00C17BD9" w:rsidRDefault="00C17BD9" w:rsidP="00C17BD9">
      <w:r>
        <w:t>GO:0005524 – ATP binding</w:t>
      </w:r>
    </w:p>
    <w:p w14:paraId="673317F5" w14:textId="77777777" w:rsidR="00C17BD9" w:rsidRPr="00C2519A" w:rsidRDefault="00C17BD9" w:rsidP="00C17BD9">
      <w:pPr>
        <w:rPr>
          <w:b/>
          <w:bCs/>
          <w:i/>
          <w:iCs/>
        </w:rPr>
      </w:pPr>
      <w:r w:rsidRPr="00C2519A">
        <w:rPr>
          <w:b/>
          <w:bCs/>
          <w:i/>
          <w:iCs/>
        </w:rPr>
        <w:t>Biological Process</w:t>
      </w:r>
    </w:p>
    <w:p w14:paraId="2E2B0253" w14:textId="77777777" w:rsidR="00C17BD9" w:rsidRDefault="00C17BD9" w:rsidP="00C17BD9">
      <w:r>
        <w:t>GO:0006468 – protein phosphorylation</w:t>
      </w:r>
    </w:p>
    <w:p w14:paraId="4304E858" w14:textId="77777777" w:rsidR="00C17BD9" w:rsidRDefault="00C17BD9" w:rsidP="00C17BD9">
      <w:r>
        <w:t>GO:0007165 – signal transduction</w:t>
      </w:r>
    </w:p>
    <w:p w14:paraId="5C9BEA0F" w14:textId="77777777" w:rsidR="00C17BD9" w:rsidRPr="00A82EA4" w:rsidRDefault="00C17BD9" w:rsidP="00C17BD9">
      <w:pPr>
        <w:rPr>
          <w:b/>
          <w:bCs/>
          <w:i/>
          <w:iCs/>
        </w:rPr>
      </w:pPr>
      <w:r w:rsidRPr="00A82EA4">
        <w:rPr>
          <w:b/>
          <w:bCs/>
          <w:i/>
          <w:iCs/>
        </w:rPr>
        <w:t>Length comparison</w:t>
      </w:r>
    </w:p>
    <w:p w14:paraId="646F1AFD" w14:textId="77777777" w:rsidR="00C17BD9" w:rsidRDefault="00C17BD9" w:rsidP="00C17BD9">
      <w:r>
        <w:t>Buckwheat CIPK20: 432 aa</w:t>
      </w:r>
    </w:p>
    <w:p w14:paraId="156B3813" w14:textId="77777777" w:rsidR="00C17BD9" w:rsidRDefault="00C17BD9" w:rsidP="00C17BD9">
      <w:r>
        <w:t>Arabidopsis CIPK20: 439 aa</w:t>
      </w:r>
    </w:p>
    <w:p w14:paraId="4D52F46A" w14:textId="07B87BE2" w:rsidR="00C17BD9" w:rsidRDefault="00C17BD9" w:rsidP="00C17BD9">
      <w:r>
        <w:t xml:space="preserve"> Minor length variation is consistent with conserved plant CIPKs.</w:t>
      </w:r>
    </w:p>
    <w:p w14:paraId="6B28BBC9" w14:textId="77777777" w:rsidR="00A82EA4" w:rsidRDefault="00A82EA4" w:rsidP="00C17BD9">
      <w:pPr>
        <w:rPr>
          <w:b/>
          <w:bCs/>
          <w:i/>
          <w:iCs/>
        </w:rPr>
      </w:pPr>
    </w:p>
    <w:p w14:paraId="18F0A337" w14:textId="77777777" w:rsidR="00A82EA4" w:rsidRDefault="00A82EA4" w:rsidP="00C17BD9">
      <w:pPr>
        <w:rPr>
          <w:b/>
          <w:bCs/>
          <w:i/>
          <w:iCs/>
        </w:rPr>
      </w:pPr>
    </w:p>
    <w:p w14:paraId="0277533D" w14:textId="14B9048F" w:rsidR="00C17BD9" w:rsidRPr="00A82EA4" w:rsidRDefault="00C17BD9" w:rsidP="00C17BD9">
      <w:pPr>
        <w:rPr>
          <w:b/>
          <w:bCs/>
          <w:i/>
          <w:iCs/>
        </w:rPr>
      </w:pPr>
      <w:r w:rsidRPr="00A82EA4">
        <w:rPr>
          <w:b/>
          <w:bCs/>
          <w:i/>
          <w:iCs/>
        </w:rPr>
        <w:lastRenderedPageBreak/>
        <w:t>Final identification</w:t>
      </w:r>
    </w:p>
    <w:p w14:paraId="3F18CC48" w14:textId="0E2D4795" w:rsidR="00010BA9" w:rsidRDefault="00C17BD9" w:rsidP="00C17BD9">
      <w:r>
        <w:t>The protein Fes_sc0000542.1.</w:t>
      </w:r>
      <w:r w:rsidR="00D34762">
        <w:t>g</w:t>
      </w:r>
      <w:r>
        <w:t xml:space="preserve">000013.aua.1 was identified as a putative CIPK20 homolog in buckwheat based on strong </w:t>
      </w:r>
      <w:proofErr w:type="spellStart"/>
      <w:r>
        <w:t>BLASTp</w:t>
      </w:r>
      <w:proofErr w:type="spellEnd"/>
      <w:r>
        <w:t xml:space="preserve"> similarity to Arabidopsis thaliana CIPK20 and the presence of a conserved N-terminal serine/threonine protein kinase domain together with the characteristic C-terminal NAF/FISL domain.</w:t>
      </w:r>
    </w:p>
    <w:p w14:paraId="7FD54B2A" w14:textId="77777777" w:rsidR="00175BC6" w:rsidRDefault="00175BC6" w:rsidP="00C17BD9"/>
    <w:p w14:paraId="2237B6D7" w14:textId="77777777" w:rsidR="00BD1802" w:rsidRPr="00D34762" w:rsidRDefault="00BD1802" w:rsidP="00BD1802">
      <w:pPr>
        <w:rPr>
          <w:b/>
          <w:bCs/>
          <w:i/>
          <w:iCs/>
        </w:rPr>
      </w:pPr>
      <w:r w:rsidRPr="00D34762">
        <w:rPr>
          <w:b/>
          <w:bCs/>
          <w:i/>
          <w:iCs/>
        </w:rPr>
        <w:t>STEP 36 – Identification and domain validation of CIPK21 in buckwheat</w:t>
      </w:r>
    </w:p>
    <w:p w14:paraId="4E6E2A19" w14:textId="77777777" w:rsidR="00BD1802" w:rsidRPr="00D34762" w:rsidRDefault="00BD1802" w:rsidP="00BD1802">
      <w:pPr>
        <w:rPr>
          <w:b/>
          <w:bCs/>
          <w:i/>
          <w:iCs/>
        </w:rPr>
      </w:pPr>
      <w:r w:rsidRPr="00D34762">
        <w:rPr>
          <w:b/>
          <w:bCs/>
          <w:i/>
          <w:iCs/>
        </w:rPr>
        <w:t>Reference protein</w:t>
      </w:r>
    </w:p>
    <w:p w14:paraId="7351F2AC" w14:textId="77777777" w:rsidR="00BD1802" w:rsidRDefault="00BD1802" w:rsidP="00BD1802">
      <w:r>
        <w:t>Gene: CIPK21</w:t>
      </w:r>
    </w:p>
    <w:p w14:paraId="29D79869" w14:textId="77777777" w:rsidR="00BD1802" w:rsidRDefault="00BD1802" w:rsidP="00BD1802">
      <w:r>
        <w:t>Protein: CBL-interacting protein kinase 21</w:t>
      </w:r>
    </w:p>
    <w:p w14:paraId="4EFECB96" w14:textId="77777777" w:rsidR="00BD1802" w:rsidRDefault="00BD1802" w:rsidP="00BD1802">
      <w:r>
        <w:t>Species: Arabidopsis thaliana</w:t>
      </w:r>
    </w:p>
    <w:p w14:paraId="1FD5125C" w14:textId="77777777" w:rsidR="00BD1802" w:rsidRDefault="00BD1802" w:rsidP="00BD1802">
      <w:r>
        <w:t>GenBank accession: AED96928.1</w:t>
      </w:r>
    </w:p>
    <w:p w14:paraId="4C2E173B" w14:textId="77777777" w:rsidR="00BD1802" w:rsidRDefault="00BD1802" w:rsidP="00BD1802">
      <w:r>
        <w:t>Length: 416 aa</w:t>
      </w:r>
    </w:p>
    <w:p w14:paraId="1F3E1B09" w14:textId="77777777" w:rsidR="00BD1802" w:rsidRPr="002A4A97" w:rsidRDefault="00BD1802" w:rsidP="00BD1802">
      <w:pPr>
        <w:rPr>
          <w:b/>
          <w:bCs/>
          <w:i/>
          <w:iCs/>
        </w:rPr>
      </w:pPr>
      <w:r w:rsidRPr="002A4A97">
        <w:rPr>
          <w:b/>
          <w:bCs/>
          <w:i/>
          <w:iCs/>
        </w:rPr>
        <w:t>Search approach</w:t>
      </w:r>
    </w:p>
    <w:p w14:paraId="2C9FF1A0" w14:textId="77777777" w:rsidR="00BD1802" w:rsidRDefault="00BD1802" w:rsidP="00BD1802">
      <w:r>
        <w:t xml:space="preserve">The Arabidopsis CIPK21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0F055A4C" w14:textId="77777777" w:rsidR="00BD1802" w:rsidRPr="002A4A97" w:rsidRDefault="00BD1802" w:rsidP="00BD1802">
      <w:pPr>
        <w:rPr>
          <w:b/>
          <w:bCs/>
          <w:i/>
          <w:iCs/>
        </w:rPr>
      </w:pPr>
      <w:proofErr w:type="spellStart"/>
      <w:r w:rsidRPr="002A4A97">
        <w:rPr>
          <w:b/>
          <w:bCs/>
          <w:i/>
          <w:iCs/>
        </w:rPr>
        <w:t>BLASTp</w:t>
      </w:r>
      <w:proofErr w:type="spellEnd"/>
      <w:r w:rsidRPr="002A4A97">
        <w:rPr>
          <w:b/>
          <w:bCs/>
          <w:i/>
          <w:iCs/>
        </w:rPr>
        <w:t xml:space="preserve"> results</w:t>
      </w:r>
    </w:p>
    <w:p w14:paraId="5B65E0E9" w14:textId="5986414F" w:rsidR="00BD1802" w:rsidRDefault="00BD1802" w:rsidP="00BD1802">
      <w:r>
        <w:t>Best hit: Fes_sc0000007.1.</w:t>
      </w:r>
      <w:r w:rsidR="00B858EC">
        <w:t>g</w:t>
      </w:r>
      <w:r>
        <w:t>000047.aua.1</w:t>
      </w:r>
    </w:p>
    <w:p w14:paraId="6E723989" w14:textId="77777777" w:rsidR="00BD1802" w:rsidRDefault="00BD1802" w:rsidP="00BD1802">
      <w:r>
        <w:t>Protein length: 467 aa</w:t>
      </w:r>
    </w:p>
    <w:p w14:paraId="2F163661" w14:textId="155A559F" w:rsidR="00BD1802" w:rsidRDefault="00BD1802" w:rsidP="00BD1802">
      <w:r>
        <w:t xml:space="preserve">E-value: </w:t>
      </w:r>
      <w:r w:rsidR="00B858EC">
        <w:t>1e-174</w:t>
      </w:r>
    </w:p>
    <w:p w14:paraId="0230F997" w14:textId="394EC068" w:rsidR="00BD1802" w:rsidRDefault="00BD1802" w:rsidP="00BD1802">
      <w:r>
        <w:t>Sequence identity: 6</w:t>
      </w:r>
      <w:r w:rsidR="00B858EC">
        <w:t>1</w:t>
      </w:r>
      <w:r>
        <w:t>%</w:t>
      </w:r>
    </w:p>
    <w:p w14:paraId="2BE3BADF" w14:textId="06479BDF" w:rsidR="00BD1802" w:rsidRDefault="00BD1802" w:rsidP="00BD1802">
      <w:r>
        <w:t>Positives: 7</w:t>
      </w:r>
      <w:r w:rsidR="00B858EC">
        <w:t>5</w:t>
      </w:r>
      <w:r>
        <w:t>%</w:t>
      </w:r>
    </w:p>
    <w:p w14:paraId="33A6A3B8" w14:textId="77777777" w:rsidR="00BD1802" w:rsidRPr="00B858EC" w:rsidRDefault="00BD1802" w:rsidP="00BD1802">
      <w:pPr>
        <w:rPr>
          <w:b/>
          <w:bCs/>
          <w:i/>
          <w:iCs/>
        </w:rPr>
      </w:pPr>
      <w:r w:rsidRPr="00B858EC">
        <w:rPr>
          <w:b/>
          <w:bCs/>
          <w:i/>
          <w:iCs/>
        </w:rPr>
        <w:t>Inference</w:t>
      </w:r>
    </w:p>
    <w:p w14:paraId="1AE3936D" w14:textId="77777777" w:rsidR="00BD1802" w:rsidRDefault="00BD1802" w:rsidP="00BD1802">
      <w:r>
        <w:t>The extremely low E-value, high sequence similarity, and near full-length alignment indicate strong evolutionary conservation, supporting an orthologous relationship between Arabidopsis CIPK21 and the identified buckwheat protein.</w:t>
      </w:r>
    </w:p>
    <w:p w14:paraId="279B7E50" w14:textId="77777777" w:rsidR="00BD1802" w:rsidRPr="00484BAA" w:rsidRDefault="00BD1802" w:rsidP="00BD1802">
      <w:pPr>
        <w:rPr>
          <w:b/>
          <w:bCs/>
          <w:i/>
          <w:iCs/>
        </w:rPr>
      </w:pPr>
      <w:r w:rsidRPr="00484BAA">
        <w:rPr>
          <w:b/>
          <w:bCs/>
          <w:i/>
          <w:iCs/>
        </w:rPr>
        <w:t>Domain validation (</w:t>
      </w:r>
      <w:proofErr w:type="spellStart"/>
      <w:r w:rsidRPr="00484BAA">
        <w:rPr>
          <w:b/>
          <w:bCs/>
          <w:i/>
          <w:iCs/>
        </w:rPr>
        <w:t>InterProScan</w:t>
      </w:r>
      <w:proofErr w:type="spellEnd"/>
      <w:r w:rsidRPr="00484BAA">
        <w:rPr>
          <w:b/>
          <w:bCs/>
          <w:i/>
          <w:iCs/>
        </w:rPr>
        <w:t>)</w:t>
      </w:r>
    </w:p>
    <w:p w14:paraId="13498201" w14:textId="77777777" w:rsidR="00BD1802" w:rsidRPr="00484BAA" w:rsidRDefault="00BD1802" w:rsidP="00BD1802">
      <w:pPr>
        <w:rPr>
          <w:b/>
          <w:bCs/>
          <w:i/>
          <w:iCs/>
        </w:rPr>
      </w:pPr>
      <w:r w:rsidRPr="00484BAA">
        <w:rPr>
          <w:b/>
          <w:bCs/>
          <w:i/>
          <w:iCs/>
        </w:rPr>
        <w:t>N-terminal domain</w:t>
      </w:r>
    </w:p>
    <w:p w14:paraId="060D2A06" w14:textId="77777777" w:rsidR="00BD1802" w:rsidRDefault="00BD1802" w:rsidP="00BD1802">
      <w:r>
        <w:t>Protein kinase domain</w:t>
      </w:r>
    </w:p>
    <w:p w14:paraId="4211CA7F" w14:textId="77777777" w:rsidR="00BD1802" w:rsidRDefault="00BD1802" w:rsidP="00BD1802">
      <w:proofErr w:type="spellStart"/>
      <w:r>
        <w:t>Pfam</w:t>
      </w:r>
      <w:proofErr w:type="spellEnd"/>
      <w:r>
        <w:t>: PF00069</w:t>
      </w:r>
    </w:p>
    <w:p w14:paraId="3F924B52" w14:textId="77777777" w:rsidR="00BD1802" w:rsidRDefault="00BD1802" w:rsidP="00BD1802">
      <w:proofErr w:type="spellStart"/>
      <w:r>
        <w:t>InterPro</w:t>
      </w:r>
      <w:proofErr w:type="spellEnd"/>
      <w:r>
        <w:t>: IPR000719 / IPR002290</w:t>
      </w:r>
    </w:p>
    <w:p w14:paraId="0C560774" w14:textId="77777777" w:rsidR="00BD1802" w:rsidRDefault="00BD1802" w:rsidP="00BD1802">
      <w:r>
        <w:t>Location: ~10–264 aa</w:t>
      </w:r>
    </w:p>
    <w:p w14:paraId="5B68935A" w14:textId="77777777" w:rsidR="00BD1802" w:rsidRDefault="00BD1802" w:rsidP="00BD1802">
      <w:r>
        <w:lastRenderedPageBreak/>
        <w:t>Features: Conserved ATP-binding site and catalytic motifs</w:t>
      </w:r>
    </w:p>
    <w:p w14:paraId="55E9D5F6" w14:textId="4FBE661B" w:rsidR="00BD1802" w:rsidRDefault="00BD1802" w:rsidP="00BD1802">
      <w:r>
        <w:t>Confirms functional serine/threonine protein kinase activity, a hallmark of CIPKs.</w:t>
      </w:r>
    </w:p>
    <w:p w14:paraId="06C21849" w14:textId="77777777" w:rsidR="00BD1802" w:rsidRPr="00484BAA" w:rsidRDefault="00BD1802" w:rsidP="00BD1802">
      <w:pPr>
        <w:rPr>
          <w:b/>
          <w:bCs/>
          <w:i/>
          <w:iCs/>
        </w:rPr>
      </w:pPr>
      <w:r w:rsidRPr="00484BAA">
        <w:rPr>
          <w:b/>
          <w:bCs/>
          <w:i/>
          <w:iCs/>
        </w:rPr>
        <w:t>C-terminal domain</w:t>
      </w:r>
    </w:p>
    <w:p w14:paraId="5F2A5ACB" w14:textId="77777777" w:rsidR="00BD1802" w:rsidRDefault="00BD1802" w:rsidP="00BD1802">
      <w:r>
        <w:t>NAF / FISL regulatory domain</w:t>
      </w:r>
    </w:p>
    <w:p w14:paraId="76EA1960" w14:textId="77777777" w:rsidR="00BD1802" w:rsidRDefault="00BD1802" w:rsidP="00BD1802">
      <w:proofErr w:type="spellStart"/>
      <w:r>
        <w:t>Pfam</w:t>
      </w:r>
      <w:proofErr w:type="spellEnd"/>
      <w:r>
        <w:t>: PF03822</w:t>
      </w:r>
    </w:p>
    <w:p w14:paraId="0DDC6CD7" w14:textId="3C19B9C5" w:rsidR="00BD1802" w:rsidRDefault="00BD1802" w:rsidP="00BD1802">
      <w:proofErr w:type="spellStart"/>
      <w:r>
        <w:t>InterPro</w:t>
      </w:r>
      <w:proofErr w:type="spellEnd"/>
      <w:r>
        <w:t>: IPR018451</w:t>
      </w:r>
    </w:p>
    <w:p w14:paraId="5C483C69" w14:textId="77777777" w:rsidR="00BD1802" w:rsidRDefault="00BD1802" w:rsidP="00BD1802">
      <w:r>
        <w:t>Location: ~303–362 aa</w:t>
      </w:r>
    </w:p>
    <w:p w14:paraId="5A426CD9" w14:textId="74F29306" w:rsidR="00BD1802" w:rsidRDefault="00BD1802" w:rsidP="00BD1802">
      <w:r>
        <w:t>Diagnostic CIPK-specific domain required for interaction with CBL calcium sensors.</w:t>
      </w:r>
    </w:p>
    <w:p w14:paraId="41569F77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GO terms – CIPK21 (Buckwheat)</w:t>
      </w:r>
    </w:p>
    <w:p w14:paraId="333081E1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Molecular Function</w:t>
      </w:r>
    </w:p>
    <w:p w14:paraId="66F372EC" w14:textId="77777777" w:rsidR="00BD1802" w:rsidRDefault="00BD1802" w:rsidP="00BD1802">
      <w:r>
        <w:t>GO:0004672 – protein kinase activity</w:t>
      </w:r>
    </w:p>
    <w:p w14:paraId="248CADF0" w14:textId="77777777" w:rsidR="00BD1802" w:rsidRDefault="00BD1802" w:rsidP="00BD1802">
      <w:r>
        <w:t>GO:0004674 – protein serine/threonine kinase activity</w:t>
      </w:r>
    </w:p>
    <w:p w14:paraId="43F9A0BC" w14:textId="77777777" w:rsidR="00BD1802" w:rsidRDefault="00BD1802" w:rsidP="00BD1802">
      <w:r>
        <w:t>GO:0005524 – ATP binding</w:t>
      </w:r>
    </w:p>
    <w:p w14:paraId="5A983040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Biological Process</w:t>
      </w:r>
    </w:p>
    <w:p w14:paraId="1B7FECEE" w14:textId="77777777" w:rsidR="00BD1802" w:rsidRDefault="00BD1802" w:rsidP="00BD1802">
      <w:r>
        <w:t>GO:0006468 – protein phosphorylation</w:t>
      </w:r>
    </w:p>
    <w:p w14:paraId="15B12C99" w14:textId="77777777" w:rsidR="00BD1802" w:rsidRDefault="00BD1802" w:rsidP="00BD1802">
      <w:r>
        <w:t>GO:0007165 – signal transduction</w:t>
      </w:r>
    </w:p>
    <w:p w14:paraId="20107725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Length comparison</w:t>
      </w:r>
    </w:p>
    <w:p w14:paraId="32B79019" w14:textId="77777777" w:rsidR="00BD1802" w:rsidRDefault="00BD1802" w:rsidP="00BD1802">
      <w:r>
        <w:t>Buckwheat CIPK21: 467 aa</w:t>
      </w:r>
    </w:p>
    <w:p w14:paraId="471FD7C3" w14:textId="77777777" w:rsidR="00BD1802" w:rsidRDefault="00BD1802" w:rsidP="00BD1802">
      <w:r>
        <w:t>Arabidopsis CIPK21: 416 aa</w:t>
      </w:r>
    </w:p>
    <w:p w14:paraId="2BA53506" w14:textId="147983AA" w:rsidR="00BD1802" w:rsidRDefault="00BD1802" w:rsidP="00BD1802">
      <w:r>
        <w:t>Length variation is within the expected range for plant CIPKs and does not affect conserved domain architecture.</w:t>
      </w:r>
    </w:p>
    <w:p w14:paraId="7BEFF135" w14:textId="77777777" w:rsidR="00BD1802" w:rsidRPr="001A3838" w:rsidRDefault="00BD1802" w:rsidP="00BD1802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Final identification</w:t>
      </w:r>
    </w:p>
    <w:p w14:paraId="6D2D63B4" w14:textId="283429CF" w:rsidR="00B869B6" w:rsidRDefault="00BD1802" w:rsidP="00BD1802">
      <w:r>
        <w:t>The protein Fes_sc0000007.1.</w:t>
      </w:r>
      <w:r w:rsidR="001A3838">
        <w:t>g</w:t>
      </w:r>
      <w:r>
        <w:t xml:space="preserve">000047.aua.1 was identified as a putative CIPK21 homolog in buckwheat based on strong </w:t>
      </w:r>
      <w:proofErr w:type="spellStart"/>
      <w:r>
        <w:t>BLASTp</w:t>
      </w:r>
      <w:proofErr w:type="spellEnd"/>
      <w:r>
        <w:t xml:space="preserve"> similarity to Arabidopsis thaliana CIPK21 and the presence of a conserved N-terminal serine/threonine protein kinase domain together with the characteristic C-terminal NAF/FISL domain, confirming its identity as a functional member of the CIPK (SnRK3) gene family.</w:t>
      </w:r>
    </w:p>
    <w:p w14:paraId="05E50E9C" w14:textId="77777777" w:rsidR="00175BC6" w:rsidRDefault="00175BC6" w:rsidP="00BD1802"/>
    <w:p w14:paraId="3B8D79BE" w14:textId="77777777" w:rsidR="00B869B6" w:rsidRPr="001A3838" w:rsidRDefault="00B869B6" w:rsidP="00B869B6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STEP 37 – Identification and domain validation of CIPK22 in buckwheat</w:t>
      </w:r>
    </w:p>
    <w:p w14:paraId="3D843D7C" w14:textId="77777777" w:rsidR="00B869B6" w:rsidRPr="001A3838" w:rsidRDefault="00B869B6" w:rsidP="00B869B6">
      <w:pPr>
        <w:rPr>
          <w:b/>
          <w:bCs/>
          <w:i/>
          <w:iCs/>
        </w:rPr>
      </w:pPr>
      <w:r w:rsidRPr="001A3838">
        <w:rPr>
          <w:b/>
          <w:bCs/>
          <w:i/>
          <w:iCs/>
        </w:rPr>
        <w:t>Reference protein</w:t>
      </w:r>
    </w:p>
    <w:p w14:paraId="15379CE9" w14:textId="77777777" w:rsidR="00B869B6" w:rsidRDefault="00B869B6" w:rsidP="00B869B6">
      <w:r>
        <w:t>Gene: CIPK22</w:t>
      </w:r>
    </w:p>
    <w:p w14:paraId="118B487A" w14:textId="77777777" w:rsidR="00B869B6" w:rsidRDefault="00B869B6" w:rsidP="00B869B6">
      <w:r>
        <w:t>Protein: CBL-interacting protein kinase 22</w:t>
      </w:r>
    </w:p>
    <w:p w14:paraId="27681BC8" w14:textId="77777777" w:rsidR="00B869B6" w:rsidRDefault="00B869B6" w:rsidP="00B869B6">
      <w:r>
        <w:t>Species: Arabidopsis thaliana</w:t>
      </w:r>
    </w:p>
    <w:p w14:paraId="5FFE889E" w14:textId="77777777" w:rsidR="00B869B6" w:rsidRDefault="00B869B6" w:rsidP="00B869B6">
      <w:r>
        <w:lastRenderedPageBreak/>
        <w:t>GenBank accession: AAL47845.1</w:t>
      </w:r>
    </w:p>
    <w:p w14:paraId="42CC01BF" w14:textId="77777777" w:rsidR="00B869B6" w:rsidRDefault="00B869B6" w:rsidP="00B869B6">
      <w:r>
        <w:t>Length: 431 aa</w:t>
      </w:r>
    </w:p>
    <w:p w14:paraId="276BC8E4" w14:textId="77777777" w:rsidR="00B869B6" w:rsidRPr="007B0426" w:rsidRDefault="00B869B6" w:rsidP="00B869B6">
      <w:pPr>
        <w:rPr>
          <w:b/>
          <w:bCs/>
          <w:i/>
          <w:iCs/>
        </w:rPr>
      </w:pPr>
      <w:r w:rsidRPr="007B0426">
        <w:rPr>
          <w:b/>
          <w:bCs/>
          <w:i/>
          <w:iCs/>
        </w:rPr>
        <w:t>Search approach</w:t>
      </w:r>
    </w:p>
    <w:p w14:paraId="6D0697C2" w14:textId="77777777" w:rsidR="00B869B6" w:rsidRDefault="00B869B6" w:rsidP="00B869B6">
      <w:r>
        <w:t xml:space="preserve">The Arabidopsis CIPK22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0F8F1E0" w14:textId="77777777" w:rsidR="00B869B6" w:rsidRPr="007B0426" w:rsidRDefault="00B869B6" w:rsidP="00B869B6">
      <w:pPr>
        <w:rPr>
          <w:b/>
          <w:bCs/>
          <w:i/>
          <w:iCs/>
        </w:rPr>
      </w:pPr>
      <w:proofErr w:type="spellStart"/>
      <w:r w:rsidRPr="007B0426">
        <w:rPr>
          <w:b/>
          <w:bCs/>
          <w:i/>
          <w:iCs/>
        </w:rPr>
        <w:t>BLASTp</w:t>
      </w:r>
      <w:proofErr w:type="spellEnd"/>
      <w:r w:rsidRPr="007B0426">
        <w:rPr>
          <w:b/>
          <w:bCs/>
          <w:i/>
          <w:iCs/>
        </w:rPr>
        <w:t xml:space="preserve"> results</w:t>
      </w:r>
    </w:p>
    <w:p w14:paraId="5963F6B7" w14:textId="065106AF" w:rsidR="00B869B6" w:rsidRDefault="00B869B6" w:rsidP="00B869B6">
      <w:r>
        <w:t>Best hit: Fes_sc0008411.1.</w:t>
      </w:r>
      <w:r w:rsidR="007B0426">
        <w:t>g</w:t>
      </w:r>
      <w:r>
        <w:t>000003.aua.1</w:t>
      </w:r>
    </w:p>
    <w:p w14:paraId="6AFCAA3D" w14:textId="77777777" w:rsidR="00B869B6" w:rsidRDefault="00B869B6" w:rsidP="00B869B6">
      <w:r>
        <w:t>Protein length: 438 aa</w:t>
      </w:r>
    </w:p>
    <w:p w14:paraId="7A1BC53E" w14:textId="3E531C93" w:rsidR="00B869B6" w:rsidRDefault="00B869B6" w:rsidP="00B869B6">
      <w:r>
        <w:t xml:space="preserve">E-value: </w:t>
      </w:r>
      <w:r w:rsidR="007B0426">
        <w:t>4e-154</w:t>
      </w:r>
    </w:p>
    <w:p w14:paraId="166AC8B2" w14:textId="0272A964" w:rsidR="00B869B6" w:rsidRDefault="00B869B6" w:rsidP="00B869B6">
      <w:r>
        <w:t xml:space="preserve">Sequence identity: </w:t>
      </w:r>
      <w:r w:rsidR="007B0426">
        <w:t>5</w:t>
      </w:r>
      <w:r>
        <w:t>3%</w:t>
      </w:r>
    </w:p>
    <w:p w14:paraId="19A2212B" w14:textId="2B778DBE" w:rsidR="00B869B6" w:rsidRDefault="00B869B6" w:rsidP="00B869B6">
      <w:r>
        <w:t xml:space="preserve">Positives: </w:t>
      </w:r>
      <w:r w:rsidR="007B0426">
        <w:t>71</w:t>
      </w:r>
      <w:r>
        <w:t>%</w:t>
      </w:r>
    </w:p>
    <w:p w14:paraId="3CC9AC9F" w14:textId="77777777" w:rsidR="00B869B6" w:rsidRPr="007B0426" w:rsidRDefault="00B869B6" w:rsidP="00B869B6">
      <w:pPr>
        <w:rPr>
          <w:b/>
          <w:bCs/>
          <w:i/>
          <w:iCs/>
        </w:rPr>
      </w:pPr>
      <w:r w:rsidRPr="007B0426">
        <w:rPr>
          <w:b/>
          <w:bCs/>
          <w:i/>
          <w:iCs/>
        </w:rPr>
        <w:t>Inference</w:t>
      </w:r>
    </w:p>
    <w:p w14:paraId="1FF0281B" w14:textId="77777777" w:rsidR="00B869B6" w:rsidRDefault="00B869B6" w:rsidP="00B869B6">
      <w:r>
        <w:t>The extremely significant E-value, high sequence similarity, and near full-length alignment indicate strong evolutionary conservation, supporting an orthologous relationship between Arabidopsis CIPK22 and the identified buckwheat protein.</w:t>
      </w:r>
    </w:p>
    <w:p w14:paraId="5B3F4D34" w14:textId="77777777" w:rsidR="00B869B6" w:rsidRPr="007B0426" w:rsidRDefault="00B869B6" w:rsidP="00B869B6">
      <w:pPr>
        <w:rPr>
          <w:b/>
          <w:bCs/>
          <w:i/>
          <w:iCs/>
        </w:rPr>
      </w:pPr>
      <w:r w:rsidRPr="007B0426">
        <w:rPr>
          <w:b/>
          <w:bCs/>
          <w:i/>
          <w:iCs/>
        </w:rPr>
        <w:t>Domain validation (</w:t>
      </w:r>
      <w:proofErr w:type="spellStart"/>
      <w:r w:rsidRPr="007B0426">
        <w:rPr>
          <w:b/>
          <w:bCs/>
          <w:i/>
          <w:iCs/>
        </w:rPr>
        <w:t>InterProScan</w:t>
      </w:r>
      <w:proofErr w:type="spellEnd"/>
      <w:r w:rsidRPr="007B0426">
        <w:rPr>
          <w:b/>
          <w:bCs/>
          <w:i/>
          <w:iCs/>
        </w:rPr>
        <w:t>)</w:t>
      </w:r>
    </w:p>
    <w:p w14:paraId="2681A2FA" w14:textId="77777777" w:rsidR="00B869B6" w:rsidRPr="007B0426" w:rsidRDefault="00B869B6" w:rsidP="00B869B6">
      <w:pPr>
        <w:rPr>
          <w:b/>
          <w:bCs/>
          <w:i/>
          <w:iCs/>
        </w:rPr>
      </w:pPr>
      <w:r w:rsidRPr="007B0426">
        <w:rPr>
          <w:b/>
          <w:bCs/>
          <w:i/>
          <w:iCs/>
        </w:rPr>
        <w:t>N-terminal domain</w:t>
      </w:r>
    </w:p>
    <w:p w14:paraId="5656178D" w14:textId="77777777" w:rsidR="00B869B6" w:rsidRDefault="00B869B6" w:rsidP="00B869B6">
      <w:r>
        <w:t>Protein kinase domain</w:t>
      </w:r>
    </w:p>
    <w:p w14:paraId="3FD2680B" w14:textId="77777777" w:rsidR="00B869B6" w:rsidRDefault="00B869B6" w:rsidP="00B869B6">
      <w:proofErr w:type="spellStart"/>
      <w:r>
        <w:t>Pfam</w:t>
      </w:r>
      <w:proofErr w:type="spellEnd"/>
      <w:r>
        <w:t>: PF00069</w:t>
      </w:r>
    </w:p>
    <w:p w14:paraId="05EE5673" w14:textId="77777777" w:rsidR="00B869B6" w:rsidRDefault="00B869B6" w:rsidP="00B869B6">
      <w:proofErr w:type="spellStart"/>
      <w:r>
        <w:t>InterPro</w:t>
      </w:r>
      <w:proofErr w:type="spellEnd"/>
      <w:r>
        <w:t>: IPR000719 / IPR002290</w:t>
      </w:r>
    </w:p>
    <w:p w14:paraId="23773533" w14:textId="77777777" w:rsidR="00B869B6" w:rsidRDefault="00B869B6" w:rsidP="00B869B6">
      <w:r>
        <w:t>SMART: Serine/Threonine protein kinase</w:t>
      </w:r>
    </w:p>
    <w:p w14:paraId="2F409A94" w14:textId="77777777" w:rsidR="00B869B6" w:rsidRDefault="00B869B6" w:rsidP="00B869B6">
      <w:r>
        <w:t>Location: ~12–266 aa</w:t>
      </w:r>
    </w:p>
    <w:p w14:paraId="5C76EA51" w14:textId="77777777" w:rsidR="00B869B6" w:rsidRDefault="00B869B6" w:rsidP="00B869B6">
      <w:r>
        <w:t>Features: Conserved ATP-binding site and catalytic motifs</w:t>
      </w:r>
    </w:p>
    <w:p w14:paraId="59081B5D" w14:textId="0E6C763A" w:rsidR="00B869B6" w:rsidRDefault="00B869B6" w:rsidP="00B869B6">
      <w:r>
        <w:t>Confirms functional serine/threonine kinase activity, characteristic of CIPKs.</w:t>
      </w:r>
    </w:p>
    <w:p w14:paraId="270E94E1" w14:textId="77777777" w:rsidR="00B869B6" w:rsidRPr="007D5548" w:rsidRDefault="00B869B6" w:rsidP="00B869B6">
      <w:pPr>
        <w:rPr>
          <w:b/>
          <w:bCs/>
          <w:i/>
          <w:iCs/>
        </w:rPr>
      </w:pPr>
      <w:r w:rsidRPr="007D5548">
        <w:rPr>
          <w:b/>
          <w:bCs/>
          <w:i/>
          <w:iCs/>
        </w:rPr>
        <w:t>C-terminal domain</w:t>
      </w:r>
    </w:p>
    <w:p w14:paraId="75724A43" w14:textId="77777777" w:rsidR="00B869B6" w:rsidRDefault="00B869B6" w:rsidP="00B869B6">
      <w:r>
        <w:t>NAF / FISL regulatory domain</w:t>
      </w:r>
    </w:p>
    <w:p w14:paraId="3C97D3F7" w14:textId="77777777" w:rsidR="00B869B6" w:rsidRDefault="00B869B6" w:rsidP="00B869B6">
      <w:proofErr w:type="spellStart"/>
      <w:r>
        <w:t>Pfam</w:t>
      </w:r>
      <w:proofErr w:type="spellEnd"/>
      <w:r>
        <w:t>: PF03822</w:t>
      </w:r>
    </w:p>
    <w:p w14:paraId="27AB8CAA" w14:textId="75A3DA66" w:rsidR="00B869B6" w:rsidRDefault="00B869B6" w:rsidP="00B869B6">
      <w:proofErr w:type="spellStart"/>
      <w:r>
        <w:t>InterPro</w:t>
      </w:r>
      <w:proofErr w:type="spellEnd"/>
      <w:r>
        <w:t>: IPR018451</w:t>
      </w:r>
    </w:p>
    <w:p w14:paraId="7B4018BE" w14:textId="77777777" w:rsidR="00B869B6" w:rsidRDefault="00B869B6" w:rsidP="00B869B6">
      <w:r>
        <w:t>Location: ~312–371 aa</w:t>
      </w:r>
    </w:p>
    <w:p w14:paraId="650219B2" w14:textId="22A8E647" w:rsidR="00B869B6" w:rsidRDefault="00B869B6" w:rsidP="00B869B6">
      <w:r>
        <w:t>Diagnostic CIPK-specific domain required for interaction with CBL calcium sensors.</w:t>
      </w:r>
    </w:p>
    <w:p w14:paraId="6E89DB58" w14:textId="77777777" w:rsidR="00D95EE2" w:rsidRDefault="00D95EE2" w:rsidP="00B869B6">
      <w:pPr>
        <w:rPr>
          <w:b/>
          <w:bCs/>
          <w:i/>
          <w:iCs/>
        </w:rPr>
      </w:pPr>
    </w:p>
    <w:p w14:paraId="1CA0B86E" w14:textId="4496F6E0" w:rsidR="00B869B6" w:rsidRPr="00D95EE2" w:rsidRDefault="00B869B6" w:rsidP="00B869B6">
      <w:pPr>
        <w:rPr>
          <w:b/>
          <w:bCs/>
          <w:i/>
          <w:iCs/>
        </w:rPr>
      </w:pPr>
      <w:r w:rsidRPr="00D95EE2">
        <w:rPr>
          <w:b/>
          <w:bCs/>
          <w:i/>
          <w:iCs/>
        </w:rPr>
        <w:lastRenderedPageBreak/>
        <w:t>GO terms – CIPK22 (Buckwheat)</w:t>
      </w:r>
    </w:p>
    <w:p w14:paraId="5CD0039D" w14:textId="77777777" w:rsidR="00B869B6" w:rsidRPr="00D95EE2" w:rsidRDefault="00B869B6" w:rsidP="00B869B6">
      <w:pPr>
        <w:rPr>
          <w:b/>
          <w:bCs/>
          <w:i/>
          <w:iCs/>
        </w:rPr>
      </w:pPr>
      <w:r w:rsidRPr="00D95EE2">
        <w:rPr>
          <w:b/>
          <w:bCs/>
          <w:i/>
          <w:iCs/>
        </w:rPr>
        <w:t>Molecular Function</w:t>
      </w:r>
    </w:p>
    <w:p w14:paraId="33278BF5" w14:textId="77777777" w:rsidR="00B869B6" w:rsidRDefault="00B869B6" w:rsidP="00B869B6">
      <w:r>
        <w:t>GO:0004672 – protein kinase activity</w:t>
      </w:r>
    </w:p>
    <w:p w14:paraId="0F30FB64" w14:textId="77777777" w:rsidR="00B869B6" w:rsidRDefault="00B869B6" w:rsidP="00B869B6">
      <w:r>
        <w:t>GO:0004674 – protein serine/threonine kinase activity</w:t>
      </w:r>
    </w:p>
    <w:p w14:paraId="6528E672" w14:textId="77777777" w:rsidR="00B869B6" w:rsidRDefault="00B869B6" w:rsidP="00B869B6">
      <w:r>
        <w:t>GO:0005524 – ATP binding</w:t>
      </w:r>
    </w:p>
    <w:p w14:paraId="6D1D8950" w14:textId="77777777" w:rsidR="00B869B6" w:rsidRPr="00A65968" w:rsidRDefault="00B869B6" w:rsidP="00B869B6">
      <w:pPr>
        <w:rPr>
          <w:b/>
          <w:bCs/>
          <w:i/>
          <w:iCs/>
        </w:rPr>
      </w:pPr>
      <w:r w:rsidRPr="00A65968">
        <w:rPr>
          <w:b/>
          <w:bCs/>
          <w:i/>
          <w:iCs/>
        </w:rPr>
        <w:t>Biological Process</w:t>
      </w:r>
    </w:p>
    <w:p w14:paraId="2129C377" w14:textId="77777777" w:rsidR="00B869B6" w:rsidRDefault="00B869B6" w:rsidP="00B869B6">
      <w:r>
        <w:t>GO:0006468 – protein phosphorylation</w:t>
      </w:r>
    </w:p>
    <w:p w14:paraId="5A3C7A61" w14:textId="77777777" w:rsidR="00B869B6" w:rsidRDefault="00B869B6" w:rsidP="00B869B6">
      <w:r>
        <w:t>GO:0007165 – signal transduction</w:t>
      </w:r>
    </w:p>
    <w:p w14:paraId="275FA7E9" w14:textId="77777777" w:rsidR="00B869B6" w:rsidRPr="00A65968" w:rsidRDefault="00B869B6" w:rsidP="00B869B6">
      <w:pPr>
        <w:rPr>
          <w:b/>
          <w:bCs/>
          <w:i/>
          <w:iCs/>
        </w:rPr>
      </w:pPr>
      <w:r w:rsidRPr="00A65968">
        <w:rPr>
          <w:b/>
          <w:bCs/>
          <w:i/>
          <w:iCs/>
        </w:rPr>
        <w:t>Length comparison</w:t>
      </w:r>
    </w:p>
    <w:p w14:paraId="1BB95AF5" w14:textId="77777777" w:rsidR="00B869B6" w:rsidRDefault="00B869B6" w:rsidP="00B869B6">
      <w:r>
        <w:t>Buckwheat CIPK22: 438 aa</w:t>
      </w:r>
    </w:p>
    <w:p w14:paraId="30E31D28" w14:textId="77777777" w:rsidR="00B869B6" w:rsidRDefault="00B869B6" w:rsidP="00B869B6">
      <w:r>
        <w:t>Arabidopsis CIPK22: 431 aa</w:t>
      </w:r>
    </w:p>
    <w:p w14:paraId="13E24B32" w14:textId="55582AE1" w:rsidR="00B869B6" w:rsidRDefault="00B869B6" w:rsidP="00B869B6">
      <w:r>
        <w:t>Length conservation is consistent with known plant CIPKs and preserves canonical domain architecture.</w:t>
      </w:r>
    </w:p>
    <w:p w14:paraId="6B6B7176" w14:textId="77777777" w:rsidR="00B869B6" w:rsidRPr="00A65968" w:rsidRDefault="00B869B6" w:rsidP="00B869B6">
      <w:pPr>
        <w:rPr>
          <w:b/>
          <w:bCs/>
          <w:i/>
          <w:iCs/>
        </w:rPr>
      </w:pPr>
      <w:r w:rsidRPr="00A65968">
        <w:rPr>
          <w:b/>
          <w:bCs/>
          <w:i/>
          <w:iCs/>
        </w:rPr>
        <w:t>Final identification</w:t>
      </w:r>
    </w:p>
    <w:p w14:paraId="7A8A8050" w14:textId="6D70B38C" w:rsidR="00B869B6" w:rsidRDefault="00B869B6" w:rsidP="00B869B6">
      <w:r>
        <w:t>The protein Fes_sc0008411.1.</w:t>
      </w:r>
      <w:r w:rsidR="003E7C96">
        <w:t>g</w:t>
      </w:r>
      <w:r>
        <w:t xml:space="preserve">000003.aua.1 was identified as a putative CIPK22 homolog in buckwheat based on strong </w:t>
      </w:r>
      <w:proofErr w:type="spellStart"/>
      <w:r>
        <w:t>BLASTp</w:t>
      </w:r>
      <w:proofErr w:type="spellEnd"/>
      <w:r>
        <w:t xml:space="preserve"> similarity to Arabidopsis thaliana CIPK22 and the presence of a conserved N-terminal serine/threonine protein kinase domain together with a characteristic C-terminal NAF/FISL domain, confirming its identity as a functional member of the CIPK (SnRK3) gene family.</w:t>
      </w:r>
    </w:p>
    <w:p w14:paraId="37F3065B" w14:textId="77777777" w:rsidR="00AF782D" w:rsidRPr="003E7C96" w:rsidRDefault="00AF782D" w:rsidP="00AF782D">
      <w:pPr>
        <w:rPr>
          <w:b/>
          <w:bCs/>
          <w:i/>
          <w:iCs/>
        </w:rPr>
      </w:pPr>
      <w:r w:rsidRPr="003E7C96">
        <w:rPr>
          <w:b/>
          <w:bCs/>
          <w:i/>
          <w:iCs/>
        </w:rPr>
        <w:t>STEP 38 – Identification of CIPK23 in buckwheat</w:t>
      </w:r>
    </w:p>
    <w:p w14:paraId="0147A25C" w14:textId="77777777" w:rsidR="00AF782D" w:rsidRPr="003E7C96" w:rsidRDefault="00AF782D" w:rsidP="00AF782D">
      <w:pPr>
        <w:rPr>
          <w:b/>
          <w:bCs/>
          <w:i/>
          <w:iCs/>
        </w:rPr>
      </w:pPr>
      <w:r w:rsidRPr="003E7C96">
        <w:rPr>
          <w:b/>
          <w:bCs/>
          <w:i/>
          <w:iCs/>
        </w:rPr>
        <w:t>Reference protein</w:t>
      </w:r>
    </w:p>
    <w:p w14:paraId="342C59F9" w14:textId="77777777" w:rsidR="00AF782D" w:rsidRDefault="00AF782D" w:rsidP="00AF782D">
      <w:r>
        <w:t>Gene: CIPK23</w:t>
      </w:r>
    </w:p>
    <w:p w14:paraId="248461ED" w14:textId="77777777" w:rsidR="00AF782D" w:rsidRDefault="00AF782D" w:rsidP="00AF782D">
      <w:r>
        <w:t>Protein: CBL-interacting protein kinase 23</w:t>
      </w:r>
    </w:p>
    <w:p w14:paraId="05AD967B" w14:textId="77777777" w:rsidR="00AF782D" w:rsidRDefault="00AF782D" w:rsidP="00AF782D">
      <w:r>
        <w:t>Species: Arabidopsis thaliana</w:t>
      </w:r>
    </w:p>
    <w:p w14:paraId="6F72B28D" w14:textId="77777777" w:rsidR="00AF782D" w:rsidRDefault="00AF782D" w:rsidP="00AF782D">
      <w:r>
        <w:t>GenBank accession: AEE31201.1</w:t>
      </w:r>
    </w:p>
    <w:p w14:paraId="1E38C6D2" w14:textId="77777777" w:rsidR="00AF782D" w:rsidRDefault="00AF782D" w:rsidP="00AF782D">
      <w:r>
        <w:t>Length: 482 aa</w:t>
      </w:r>
    </w:p>
    <w:p w14:paraId="03301E44" w14:textId="77777777" w:rsidR="00AF782D" w:rsidRPr="00B96B00" w:rsidRDefault="00AF782D" w:rsidP="00AF782D">
      <w:pPr>
        <w:rPr>
          <w:b/>
          <w:bCs/>
          <w:i/>
          <w:iCs/>
        </w:rPr>
      </w:pPr>
      <w:r w:rsidRPr="00B96B00">
        <w:rPr>
          <w:b/>
          <w:bCs/>
          <w:i/>
          <w:iCs/>
        </w:rPr>
        <w:t>Search approach</w:t>
      </w:r>
    </w:p>
    <w:p w14:paraId="6805BE1D" w14:textId="77777777" w:rsidR="00AF782D" w:rsidRDefault="00AF782D" w:rsidP="00AF782D">
      <w:r>
        <w:t xml:space="preserve">The Arabidopsis CIPK23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F5B4D35" w14:textId="77777777" w:rsidR="00AF782D" w:rsidRPr="00B96B00" w:rsidRDefault="00AF782D" w:rsidP="00AF782D">
      <w:pPr>
        <w:rPr>
          <w:b/>
          <w:bCs/>
          <w:i/>
          <w:iCs/>
        </w:rPr>
      </w:pPr>
      <w:proofErr w:type="spellStart"/>
      <w:r w:rsidRPr="00B96B00">
        <w:rPr>
          <w:b/>
          <w:bCs/>
          <w:i/>
          <w:iCs/>
        </w:rPr>
        <w:t>BLASTp</w:t>
      </w:r>
      <w:proofErr w:type="spellEnd"/>
      <w:r w:rsidRPr="00B96B00">
        <w:rPr>
          <w:b/>
          <w:bCs/>
          <w:i/>
          <w:iCs/>
        </w:rPr>
        <w:t xml:space="preserve"> results</w:t>
      </w:r>
    </w:p>
    <w:p w14:paraId="2CADBF99" w14:textId="441BE86D" w:rsidR="00AF782D" w:rsidRDefault="00AF782D" w:rsidP="00AF782D">
      <w:r>
        <w:t>Best hit: Fes_sc0007348.1.</w:t>
      </w:r>
      <w:r w:rsidR="00B96B00">
        <w:t>g</w:t>
      </w:r>
      <w:r>
        <w:t>000004.aua.1</w:t>
      </w:r>
    </w:p>
    <w:p w14:paraId="209C2627" w14:textId="77777777" w:rsidR="00AF782D" w:rsidRDefault="00AF782D" w:rsidP="00AF782D">
      <w:r>
        <w:t>Protein length: 463 aa</w:t>
      </w:r>
    </w:p>
    <w:p w14:paraId="21706A48" w14:textId="77777777" w:rsidR="00AF782D" w:rsidRDefault="00AF782D" w:rsidP="00AF782D">
      <w:r>
        <w:lastRenderedPageBreak/>
        <w:t>E-value: 0.0</w:t>
      </w:r>
    </w:p>
    <w:p w14:paraId="70AA03E6" w14:textId="1FA2E320" w:rsidR="00AF782D" w:rsidRDefault="00AF782D" w:rsidP="00AF782D">
      <w:r>
        <w:t xml:space="preserve">Sequence identity: </w:t>
      </w:r>
      <w:r w:rsidR="00B96B00">
        <w:t>81</w:t>
      </w:r>
      <w:r>
        <w:t>%</w:t>
      </w:r>
    </w:p>
    <w:p w14:paraId="45649427" w14:textId="64CEFC23" w:rsidR="00AF782D" w:rsidRDefault="00AF782D" w:rsidP="00AF782D">
      <w:r>
        <w:t xml:space="preserve">Positives: </w:t>
      </w:r>
      <w:r w:rsidR="00B96B00">
        <w:t>89</w:t>
      </w:r>
      <w:r>
        <w:t>%</w:t>
      </w:r>
    </w:p>
    <w:p w14:paraId="5FBC8531" w14:textId="77777777" w:rsidR="00AF782D" w:rsidRPr="00B96B00" w:rsidRDefault="00AF782D" w:rsidP="00AF782D">
      <w:pPr>
        <w:rPr>
          <w:b/>
          <w:bCs/>
          <w:i/>
          <w:iCs/>
        </w:rPr>
      </w:pPr>
      <w:r w:rsidRPr="00B96B00">
        <w:rPr>
          <w:b/>
          <w:bCs/>
          <w:i/>
          <w:iCs/>
        </w:rPr>
        <w:t>Inference</w:t>
      </w:r>
    </w:p>
    <w:p w14:paraId="5E4E8DE1" w14:textId="77777777" w:rsidR="00AF782D" w:rsidRDefault="00AF782D" w:rsidP="00AF782D">
      <w:r>
        <w:t>The extremely low E-value, high sequence identity, and near full-length alignment indicate strong evolutionary conservation, confirming an orthologous relationship between Arabidopsis CIPK23 and the identified buckwheat protein.</w:t>
      </w:r>
    </w:p>
    <w:p w14:paraId="06A5CBDB" w14:textId="77777777" w:rsidR="00AF782D" w:rsidRPr="00B96B00" w:rsidRDefault="00AF782D" w:rsidP="00AF782D">
      <w:pPr>
        <w:rPr>
          <w:b/>
          <w:bCs/>
          <w:i/>
          <w:iCs/>
        </w:rPr>
      </w:pPr>
      <w:r w:rsidRPr="00B96B00">
        <w:rPr>
          <w:b/>
          <w:bCs/>
          <w:i/>
          <w:iCs/>
        </w:rPr>
        <w:t>Domain validation (</w:t>
      </w:r>
      <w:proofErr w:type="spellStart"/>
      <w:r w:rsidRPr="00B96B00">
        <w:rPr>
          <w:b/>
          <w:bCs/>
          <w:i/>
          <w:iCs/>
        </w:rPr>
        <w:t>InterProScan</w:t>
      </w:r>
      <w:proofErr w:type="spellEnd"/>
      <w:r w:rsidRPr="00B96B00">
        <w:rPr>
          <w:b/>
          <w:bCs/>
          <w:i/>
          <w:iCs/>
        </w:rPr>
        <w:t>)</w:t>
      </w:r>
    </w:p>
    <w:p w14:paraId="218A3F3E" w14:textId="77777777" w:rsidR="00AF782D" w:rsidRDefault="00AF782D" w:rsidP="00AF782D">
      <w:r>
        <w:t>N-terminal domain</w:t>
      </w:r>
    </w:p>
    <w:p w14:paraId="4FA8E738" w14:textId="77777777" w:rsidR="00AF782D" w:rsidRDefault="00AF782D" w:rsidP="00AF782D">
      <w:r>
        <w:t>Protein kinase domain</w:t>
      </w:r>
    </w:p>
    <w:p w14:paraId="1DBB23F1" w14:textId="77777777" w:rsidR="00AF782D" w:rsidRDefault="00AF782D" w:rsidP="00AF782D">
      <w:proofErr w:type="spellStart"/>
      <w:r>
        <w:t>Pfam</w:t>
      </w:r>
      <w:proofErr w:type="spellEnd"/>
      <w:r>
        <w:t>: PF00069</w:t>
      </w:r>
    </w:p>
    <w:p w14:paraId="2F5E8ACD" w14:textId="77777777" w:rsidR="00AF782D" w:rsidRDefault="00AF782D" w:rsidP="00AF782D">
      <w:proofErr w:type="spellStart"/>
      <w:r>
        <w:t>InterPro</w:t>
      </w:r>
      <w:proofErr w:type="spellEnd"/>
      <w:r>
        <w:t>: IPR000719 / IPR002290</w:t>
      </w:r>
    </w:p>
    <w:p w14:paraId="58FFA16E" w14:textId="77777777" w:rsidR="00AF782D" w:rsidRDefault="00AF782D" w:rsidP="00AF782D">
      <w:r>
        <w:t>SMART: Serine/Threonine protein kinase</w:t>
      </w:r>
    </w:p>
    <w:p w14:paraId="61E0D353" w14:textId="77777777" w:rsidR="00AF782D" w:rsidRDefault="00AF782D" w:rsidP="00AF782D">
      <w:r>
        <w:t>Location: ~27–282 aa</w:t>
      </w:r>
    </w:p>
    <w:p w14:paraId="0917F33E" w14:textId="77777777" w:rsidR="00AF782D" w:rsidRDefault="00AF782D" w:rsidP="00AF782D">
      <w:r>
        <w:t>Features: Conserved ATP-binding site and catalytic motifs</w:t>
      </w:r>
    </w:p>
    <w:p w14:paraId="76DB4E10" w14:textId="1F27D1A4" w:rsidR="00AF782D" w:rsidRDefault="00AF782D" w:rsidP="00AF782D">
      <w:r>
        <w:t>Confirms functional serine/threonine kinase activity, characteristic of CIPKs.</w:t>
      </w:r>
    </w:p>
    <w:p w14:paraId="564EB306" w14:textId="77777777" w:rsidR="00AF782D" w:rsidRPr="00107445" w:rsidRDefault="00AF782D" w:rsidP="00AF782D">
      <w:pPr>
        <w:rPr>
          <w:b/>
          <w:bCs/>
          <w:i/>
          <w:iCs/>
        </w:rPr>
      </w:pPr>
      <w:r w:rsidRPr="00107445">
        <w:rPr>
          <w:b/>
          <w:bCs/>
          <w:i/>
          <w:iCs/>
        </w:rPr>
        <w:t>C-terminal domain</w:t>
      </w:r>
    </w:p>
    <w:p w14:paraId="2436C6B9" w14:textId="77777777" w:rsidR="00AF782D" w:rsidRDefault="00AF782D" w:rsidP="00AF782D">
      <w:r>
        <w:t>NAF / FISL regulatory domain</w:t>
      </w:r>
    </w:p>
    <w:p w14:paraId="64725D01" w14:textId="77777777" w:rsidR="00AF782D" w:rsidRDefault="00AF782D" w:rsidP="00AF782D">
      <w:proofErr w:type="spellStart"/>
      <w:r>
        <w:t>Pfam</w:t>
      </w:r>
      <w:proofErr w:type="spellEnd"/>
      <w:r>
        <w:t>: PF03822</w:t>
      </w:r>
    </w:p>
    <w:p w14:paraId="1266D93D" w14:textId="3F17D026" w:rsidR="00AF782D" w:rsidRDefault="00AF782D" w:rsidP="00AF782D">
      <w:proofErr w:type="spellStart"/>
      <w:r>
        <w:t>InterPro</w:t>
      </w:r>
      <w:proofErr w:type="spellEnd"/>
      <w:r>
        <w:t>: IPR018451</w:t>
      </w:r>
    </w:p>
    <w:p w14:paraId="0EA8C5E4" w14:textId="77777777" w:rsidR="00AF782D" w:rsidRDefault="00AF782D" w:rsidP="00AF782D">
      <w:r>
        <w:t>Location: ~324–348 aa</w:t>
      </w:r>
    </w:p>
    <w:p w14:paraId="7BBC6F4D" w14:textId="7E0BAE87" w:rsidR="00AF782D" w:rsidRDefault="00AF782D" w:rsidP="00AF782D">
      <w:r>
        <w:t>Diagnostic CIPK-specific domain required for interaction with CBL calcium sensors.</w:t>
      </w:r>
    </w:p>
    <w:p w14:paraId="0706D503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GO terms – CIPK23 (Buckwheat)</w:t>
      </w:r>
    </w:p>
    <w:p w14:paraId="2C268744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Molecular Function</w:t>
      </w:r>
    </w:p>
    <w:p w14:paraId="5D2017DD" w14:textId="77777777" w:rsidR="00AF782D" w:rsidRDefault="00AF782D" w:rsidP="00AF782D">
      <w:r>
        <w:t>GO:0004672 – protein kinase activity</w:t>
      </w:r>
    </w:p>
    <w:p w14:paraId="33406329" w14:textId="77777777" w:rsidR="00AF782D" w:rsidRDefault="00AF782D" w:rsidP="00AF782D">
      <w:r>
        <w:t>GO:0004674 – protein serine/threonine kinase activity</w:t>
      </w:r>
    </w:p>
    <w:p w14:paraId="4828E89F" w14:textId="77777777" w:rsidR="00AF782D" w:rsidRDefault="00AF782D" w:rsidP="00AF782D">
      <w:r>
        <w:t>GO:0005524 – ATP binding</w:t>
      </w:r>
    </w:p>
    <w:p w14:paraId="6470F599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Biological Process</w:t>
      </w:r>
    </w:p>
    <w:p w14:paraId="5C8AE69E" w14:textId="77777777" w:rsidR="00AF782D" w:rsidRDefault="00AF782D" w:rsidP="00AF782D">
      <w:r>
        <w:t>GO:0006468 – protein phosphorylation</w:t>
      </w:r>
    </w:p>
    <w:p w14:paraId="57BE14C9" w14:textId="77777777" w:rsidR="00AF782D" w:rsidRDefault="00AF782D" w:rsidP="00AF782D">
      <w:r>
        <w:t>GO:0007165 – signal transduction</w:t>
      </w:r>
    </w:p>
    <w:p w14:paraId="70D92A46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Length comparison</w:t>
      </w:r>
    </w:p>
    <w:p w14:paraId="5637B0DF" w14:textId="77777777" w:rsidR="00AF782D" w:rsidRDefault="00AF782D" w:rsidP="00AF782D">
      <w:r>
        <w:t>Buckwheat CIPK23: 463 aa</w:t>
      </w:r>
    </w:p>
    <w:p w14:paraId="31893527" w14:textId="77777777" w:rsidR="00AF782D" w:rsidRDefault="00AF782D" w:rsidP="00AF782D">
      <w:r>
        <w:lastRenderedPageBreak/>
        <w:t>Arabidopsis CIPK23: 482 aa</w:t>
      </w:r>
    </w:p>
    <w:p w14:paraId="77C8E059" w14:textId="4ADA6EAC" w:rsidR="00AF782D" w:rsidRDefault="00AF782D" w:rsidP="00AF782D">
      <w:r>
        <w:t>Minor length variation is typical among plant CIPKs and does not affect conserved domain architecture.</w:t>
      </w:r>
    </w:p>
    <w:p w14:paraId="7053A599" w14:textId="77777777" w:rsidR="00AF782D" w:rsidRPr="00476829" w:rsidRDefault="00AF782D" w:rsidP="00AF782D">
      <w:pPr>
        <w:rPr>
          <w:b/>
          <w:bCs/>
          <w:i/>
          <w:iCs/>
        </w:rPr>
      </w:pPr>
      <w:r w:rsidRPr="00476829">
        <w:rPr>
          <w:b/>
          <w:bCs/>
          <w:i/>
          <w:iCs/>
        </w:rPr>
        <w:t>Final identification</w:t>
      </w:r>
    </w:p>
    <w:p w14:paraId="0E99342B" w14:textId="62C8BA0E" w:rsidR="00010BA9" w:rsidRDefault="00AF782D" w:rsidP="00AF782D">
      <w:r>
        <w:t>The protein Fes_sc0007348.1.</w:t>
      </w:r>
      <w:r w:rsidR="00D61A48">
        <w:t>g</w:t>
      </w:r>
      <w:r>
        <w:t xml:space="preserve">000004.aua.1 was identified as a putative CIPK23 homolog in buckwheat based on strong </w:t>
      </w:r>
      <w:proofErr w:type="spellStart"/>
      <w:r>
        <w:t>BLASTp</w:t>
      </w:r>
      <w:proofErr w:type="spellEnd"/>
      <w:r>
        <w:t xml:space="preserve"> similarity to Arabidopsis thaliana CIPK23 and the presence of a conserved N-terminal serine/threonine protein kinase domain together with a characteristic C-terminal NAF/FISL domain, confirming its identity as a functional member of the CIPK (SnRK3) gene family.</w:t>
      </w:r>
    </w:p>
    <w:p w14:paraId="076EABEF" w14:textId="77777777" w:rsidR="00763664" w:rsidRDefault="00763664" w:rsidP="00AF782D"/>
    <w:p w14:paraId="6A8AE7CC" w14:textId="77777777" w:rsidR="00744920" w:rsidRPr="00D61A48" w:rsidRDefault="00744920" w:rsidP="00744920">
      <w:pPr>
        <w:rPr>
          <w:b/>
          <w:bCs/>
          <w:i/>
          <w:iCs/>
        </w:rPr>
      </w:pPr>
      <w:r w:rsidRPr="00D61A48">
        <w:rPr>
          <w:b/>
          <w:bCs/>
          <w:i/>
          <w:iCs/>
        </w:rPr>
        <w:t>STEP 39 – Identification of CIPK24 (SOS2) in buckwheat</w:t>
      </w:r>
    </w:p>
    <w:p w14:paraId="6DEB6D93" w14:textId="77777777" w:rsidR="00744920" w:rsidRPr="00D61A48" w:rsidRDefault="00744920" w:rsidP="00744920">
      <w:pPr>
        <w:rPr>
          <w:b/>
          <w:bCs/>
          <w:i/>
          <w:iCs/>
        </w:rPr>
      </w:pPr>
      <w:r w:rsidRPr="00D61A48">
        <w:rPr>
          <w:b/>
          <w:bCs/>
          <w:i/>
          <w:iCs/>
        </w:rPr>
        <w:t>Reference protein</w:t>
      </w:r>
    </w:p>
    <w:p w14:paraId="7BD792E4" w14:textId="77777777" w:rsidR="00744920" w:rsidRDefault="00744920" w:rsidP="00744920">
      <w:r>
        <w:t>Gene: CIPK24 (SOS2)</w:t>
      </w:r>
    </w:p>
    <w:p w14:paraId="182B23A6" w14:textId="77777777" w:rsidR="00744920" w:rsidRDefault="00744920" w:rsidP="00744920">
      <w:r>
        <w:t>Protein: Serine/threonine protein kinase SOS2</w:t>
      </w:r>
    </w:p>
    <w:p w14:paraId="4A0363A8" w14:textId="77777777" w:rsidR="00744920" w:rsidRDefault="00744920" w:rsidP="00744920">
      <w:r>
        <w:t>Species: Arabidopsis thaliana</w:t>
      </w:r>
    </w:p>
    <w:p w14:paraId="7F130163" w14:textId="77777777" w:rsidR="00744920" w:rsidRDefault="00744920" w:rsidP="00744920">
      <w:r>
        <w:t>GenBank accession: AAF62923.1</w:t>
      </w:r>
    </w:p>
    <w:p w14:paraId="17293F9C" w14:textId="77777777" w:rsidR="00744920" w:rsidRDefault="00744920" w:rsidP="00744920">
      <w:r>
        <w:t>Length: 446 aa</w:t>
      </w:r>
    </w:p>
    <w:p w14:paraId="2479F4E7" w14:textId="77777777" w:rsidR="00744920" w:rsidRPr="004C7F5A" w:rsidRDefault="00744920" w:rsidP="00744920">
      <w:pPr>
        <w:rPr>
          <w:b/>
          <w:bCs/>
          <w:i/>
          <w:iCs/>
        </w:rPr>
      </w:pPr>
      <w:r w:rsidRPr="004C7F5A">
        <w:rPr>
          <w:b/>
          <w:bCs/>
          <w:i/>
          <w:iCs/>
        </w:rPr>
        <w:t>Search approach</w:t>
      </w:r>
    </w:p>
    <w:p w14:paraId="75B5025A" w14:textId="77777777" w:rsidR="00744920" w:rsidRDefault="00744920" w:rsidP="00744920">
      <w:r>
        <w:t xml:space="preserve">The Arabidopsis CIPK24 (SOS2)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3C283EFE" w14:textId="77777777" w:rsidR="00744920" w:rsidRPr="004C7F5A" w:rsidRDefault="00744920" w:rsidP="00744920">
      <w:pPr>
        <w:rPr>
          <w:b/>
          <w:bCs/>
          <w:i/>
          <w:iCs/>
        </w:rPr>
      </w:pPr>
      <w:proofErr w:type="spellStart"/>
      <w:r w:rsidRPr="004C7F5A">
        <w:rPr>
          <w:b/>
          <w:bCs/>
          <w:i/>
          <w:iCs/>
        </w:rPr>
        <w:t>BLASTp</w:t>
      </w:r>
      <w:proofErr w:type="spellEnd"/>
      <w:r w:rsidRPr="004C7F5A">
        <w:rPr>
          <w:b/>
          <w:bCs/>
          <w:i/>
          <w:iCs/>
        </w:rPr>
        <w:t xml:space="preserve"> results</w:t>
      </w:r>
    </w:p>
    <w:p w14:paraId="6F055955" w14:textId="77777777" w:rsidR="00744920" w:rsidRDefault="00744920" w:rsidP="00744920">
      <w:r>
        <w:t>Best hit: Fes_sc0000032.1.9000023.aua.1</w:t>
      </w:r>
    </w:p>
    <w:p w14:paraId="3B410186" w14:textId="77777777" w:rsidR="00744920" w:rsidRDefault="00744920" w:rsidP="00744920">
      <w:r>
        <w:t>Protein length: 417 aa</w:t>
      </w:r>
    </w:p>
    <w:p w14:paraId="47E43E08" w14:textId="77777777" w:rsidR="00744920" w:rsidRDefault="00744920" w:rsidP="00744920">
      <w:r>
        <w:t>E-value: 0.0</w:t>
      </w:r>
    </w:p>
    <w:p w14:paraId="1A2C9645" w14:textId="45E2A7DD" w:rsidR="00744920" w:rsidRDefault="00744920" w:rsidP="00744920">
      <w:r>
        <w:t>Sequence identity: 69%</w:t>
      </w:r>
    </w:p>
    <w:p w14:paraId="3B8D94FB" w14:textId="77841C9B" w:rsidR="00744920" w:rsidRDefault="00744920" w:rsidP="00744920">
      <w:r>
        <w:t>Positives: 80%</w:t>
      </w:r>
    </w:p>
    <w:p w14:paraId="2E210ADD" w14:textId="77777777" w:rsidR="00744920" w:rsidRPr="004C7F5A" w:rsidRDefault="00744920" w:rsidP="00744920">
      <w:pPr>
        <w:rPr>
          <w:b/>
          <w:bCs/>
          <w:i/>
          <w:iCs/>
        </w:rPr>
      </w:pPr>
      <w:r w:rsidRPr="004C7F5A">
        <w:rPr>
          <w:b/>
          <w:bCs/>
          <w:i/>
          <w:iCs/>
        </w:rPr>
        <w:t>Inference</w:t>
      </w:r>
    </w:p>
    <w:p w14:paraId="44AA7FF9" w14:textId="77777777" w:rsidR="00744920" w:rsidRDefault="00744920" w:rsidP="00744920">
      <w:r>
        <w:t xml:space="preserve">The extremely significant </w:t>
      </w:r>
      <w:proofErr w:type="spellStart"/>
      <w:r>
        <w:t>BLASTp</w:t>
      </w:r>
      <w:proofErr w:type="spellEnd"/>
      <w:r>
        <w:t xml:space="preserve"> hit, combined with high sequence identity and near full-length alignment, indicates strong evolutionary conservation and confirms an orthologous relationship between Arabidopsis CIPK24 (SOS2) and the identified buckwheat protein.</w:t>
      </w:r>
    </w:p>
    <w:p w14:paraId="5BFC5C6E" w14:textId="77777777" w:rsidR="00744920" w:rsidRPr="004C7F5A" w:rsidRDefault="00744920" w:rsidP="00744920">
      <w:pPr>
        <w:rPr>
          <w:b/>
          <w:bCs/>
          <w:i/>
          <w:iCs/>
        </w:rPr>
      </w:pPr>
      <w:r w:rsidRPr="004C7F5A">
        <w:rPr>
          <w:b/>
          <w:bCs/>
          <w:i/>
          <w:iCs/>
        </w:rPr>
        <w:t>Domain validation (</w:t>
      </w:r>
      <w:proofErr w:type="spellStart"/>
      <w:r w:rsidRPr="004C7F5A">
        <w:rPr>
          <w:b/>
          <w:bCs/>
          <w:i/>
          <w:iCs/>
        </w:rPr>
        <w:t>InterProScan</w:t>
      </w:r>
      <w:proofErr w:type="spellEnd"/>
      <w:r w:rsidRPr="004C7F5A">
        <w:rPr>
          <w:b/>
          <w:bCs/>
          <w:i/>
          <w:iCs/>
        </w:rPr>
        <w:t>)</w:t>
      </w:r>
    </w:p>
    <w:p w14:paraId="7B72D427" w14:textId="77777777" w:rsidR="00744920" w:rsidRPr="004C7F5A" w:rsidRDefault="00744920" w:rsidP="00744920">
      <w:pPr>
        <w:rPr>
          <w:b/>
          <w:bCs/>
          <w:i/>
          <w:iCs/>
        </w:rPr>
      </w:pPr>
      <w:r w:rsidRPr="004C7F5A">
        <w:rPr>
          <w:b/>
          <w:bCs/>
          <w:i/>
          <w:iCs/>
        </w:rPr>
        <w:t>N-terminal domain</w:t>
      </w:r>
    </w:p>
    <w:p w14:paraId="7F41E775" w14:textId="77777777" w:rsidR="00744920" w:rsidRDefault="00744920" w:rsidP="00744920">
      <w:r>
        <w:t>Protein kinase domain</w:t>
      </w:r>
    </w:p>
    <w:p w14:paraId="1E59671F" w14:textId="77777777" w:rsidR="00744920" w:rsidRDefault="00744920" w:rsidP="00744920">
      <w:proofErr w:type="spellStart"/>
      <w:r>
        <w:lastRenderedPageBreak/>
        <w:t>Pfam</w:t>
      </w:r>
      <w:proofErr w:type="spellEnd"/>
      <w:r>
        <w:t>: PF00069</w:t>
      </w:r>
    </w:p>
    <w:p w14:paraId="66D5CE3A" w14:textId="77777777" w:rsidR="00744920" w:rsidRDefault="00744920" w:rsidP="00744920">
      <w:proofErr w:type="spellStart"/>
      <w:r>
        <w:t>InterPro</w:t>
      </w:r>
      <w:proofErr w:type="spellEnd"/>
      <w:r>
        <w:t>: IPR000719 / IPR002290</w:t>
      </w:r>
    </w:p>
    <w:p w14:paraId="3355693A" w14:textId="77777777" w:rsidR="00744920" w:rsidRDefault="00744920" w:rsidP="00744920">
      <w:r>
        <w:t>SMART: Serine/Threonine protein kinase</w:t>
      </w:r>
    </w:p>
    <w:p w14:paraId="6EB2ADF5" w14:textId="77777777" w:rsidR="00744920" w:rsidRDefault="00744920" w:rsidP="00744920">
      <w:r>
        <w:t>Location: ~10–296 aa</w:t>
      </w:r>
    </w:p>
    <w:p w14:paraId="57C892AD" w14:textId="77777777" w:rsidR="00744920" w:rsidRDefault="00744920" w:rsidP="00744920">
      <w:r>
        <w:t>Features: Conserved ATP-binding site and catalytic motifs</w:t>
      </w:r>
    </w:p>
    <w:p w14:paraId="44AFEEA8" w14:textId="235E1F71" w:rsidR="00744920" w:rsidRDefault="00744920" w:rsidP="00744920">
      <w:r>
        <w:t>Confirms functional serine/threonine kinase activity, characteristic of CIPK proteins.</w:t>
      </w:r>
    </w:p>
    <w:p w14:paraId="2C638DE1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C-terminal domain</w:t>
      </w:r>
    </w:p>
    <w:p w14:paraId="0246CB55" w14:textId="77777777" w:rsidR="00744920" w:rsidRDefault="00744920" w:rsidP="00744920">
      <w:r>
        <w:t>NAF / FISL regulatory domain</w:t>
      </w:r>
    </w:p>
    <w:p w14:paraId="70F32024" w14:textId="77777777" w:rsidR="00744920" w:rsidRDefault="00744920" w:rsidP="00744920">
      <w:proofErr w:type="spellStart"/>
      <w:r>
        <w:t>Pfam</w:t>
      </w:r>
      <w:proofErr w:type="spellEnd"/>
      <w:r>
        <w:t>: PF03822</w:t>
      </w:r>
    </w:p>
    <w:p w14:paraId="3A2501FD" w14:textId="62ED01F3" w:rsidR="00744920" w:rsidRDefault="00744920" w:rsidP="00744920">
      <w:proofErr w:type="spellStart"/>
      <w:r>
        <w:t>InterPro</w:t>
      </w:r>
      <w:proofErr w:type="spellEnd"/>
      <w:r>
        <w:t>: IPR018451</w:t>
      </w:r>
    </w:p>
    <w:p w14:paraId="38CA0986" w14:textId="77777777" w:rsidR="00744920" w:rsidRDefault="00744920" w:rsidP="00744920">
      <w:r>
        <w:t>Location: ~276–335 aa</w:t>
      </w:r>
    </w:p>
    <w:p w14:paraId="39DC1F83" w14:textId="4229AAA2" w:rsidR="00744920" w:rsidRDefault="00744920" w:rsidP="00744920">
      <w:r>
        <w:t>Diagnostic CIPK-specific domain required for interaction with CBL calcium sensors and regulation by PP2C phosphatases.</w:t>
      </w:r>
    </w:p>
    <w:p w14:paraId="4CB1C985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GO terms – CIPK24 (Buckwheat)</w:t>
      </w:r>
    </w:p>
    <w:p w14:paraId="5B8CC07E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Molecular Function</w:t>
      </w:r>
    </w:p>
    <w:p w14:paraId="41C17F0F" w14:textId="77777777" w:rsidR="00744920" w:rsidRDefault="00744920" w:rsidP="00744920">
      <w:r>
        <w:t>GO:0004672 – protein kinase activity</w:t>
      </w:r>
    </w:p>
    <w:p w14:paraId="373441C2" w14:textId="77777777" w:rsidR="00744920" w:rsidRDefault="00744920" w:rsidP="00744920">
      <w:r>
        <w:t>GO:0004674 – protein serine/threonine kinase activity</w:t>
      </w:r>
    </w:p>
    <w:p w14:paraId="6ACB8B1D" w14:textId="77777777" w:rsidR="00744920" w:rsidRDefault="00744920" w:rsidP="00744920">
      <w:r>
        <w:t>GO:0005524 – ATP binding</w:t>
      </w:r>
    </w:p>
    <w:p w14:paraId="1DA4B6FF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Biological Process</w:t>
      </w:r>
    </w:p>
    <w:p w14:paraId="530D17FF" w14:textId="77777777" w:rsidR="00744920" w:rsidRDefault="00744920" w:rsidP="00744920">
      <w:r>
        <w:t>GO:0006468 – protein phosphorylation</w:t>
      </w:r>
    </w:p>
    <w:p w14:paraId="385E76CA" w14:textId="77777777" w:rsidR="00744920" w:rsidRDefault="00744920" w:rsidP="00744920">
      <w:r>
        <w:t>GO:0007165 – signal transduction</w:t>
      </w:r>
    </w:p>
    <w:p w14:paraId="7A47483E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Length comparison</w:t>
      </w:r>
    </w:p>
    <w:p w14:paraId="1BAB5DE6" w14:textId="77777777" w:rsidR="00744920" w:rsidRDefault="00744920" w:rsidP="00744920">
      <w:r>
        <w:t>Buckwheat CIPK24: 417 aa</w:t>
      </w:r>
    </w:p>
    <w:p w14:paraId="183DFF46" w14:textId="77777777" w:rsidR="00744920" w:rsidRDefault="00744920" w:rsidP="00744920">
      <w:r>
        <w:t>Arabidopsis CIPK24: 446 aa</w:t>
      </w:r>
    </w:p>
    <w:p w14:paraId="1D76D52F" w14:textId="3140A94E" w:rsidR="00744920" w:rsidRDefault="00744920" w:rsidP="00744920">
      <w:r>
        <w:t>Moderate length variation is common among plant CIPKs and does not affect conserved functional domains.</w:t>
      </w:r>
    </w:p>
    <w:p w14:paraId="72DD1AC0" w14:textId="77777777" w:rsidR="00744920" w:rsidRPr="00716B50" w:rsidRDefault="00744920" w:rsidP="00744920">
      <w:pPr>
        <w:rPr>
          <w:b/>
          <w:bCs/>
          <w:i/>
          <w:iCs/>
        </w:rPr>
      </w:pPr>
      <w:r w:rsidRPr="00716B50">
        <w:rPr>
          <w:b/>
          <w:bCs/>
          <w:i/>
          <w:iCs/>
        </w:rPr>
        <w:t>Final identification</w:t>
      </w:r>
    </w:p>
    <w:p w14:paraId="4F708743" w14:textId="12113229" w:rsidR="00763664" w:rsidRDefault="00744920" w:rsidP="00744920">
      <w:r>
        <w:t>The protein Fes_sc0000032.1.</w:t>
      </w:r>
      <w:r w:rsidR="003829E5">
        <w:t>g</w:t>
      </w:r>
      <w:r>
        <w:t xml:space="preserve">000023.aua.1 was identified as a putative CIPK24 (SOS2) homolog in buckwheat based on strong </w:t>
      </w:r>
      <w:proofErr w:type="spellStart"/>
      <w:r>
        <w:t>BLASTp</w:t>
      </w:r>
      <w:proofErr w:type="spellEnd"/>
      <w:r>
        <w:t xml:space="preserve"> similarity to Arabidopsis thaliana CIPK24 and the presence of a conserved N-terminal serine/threonine protein kinase domain together with a characteristic C-terminal NAF/FISL domain, confirming its identity as a functional member of the CIPK (SnRK3) gene family.</w:t>
      </w:r>
    </w:p>
    <w:p w14:paraId="6B7C7B59" w14:textId="77777777" w:rsidR="00635D38" w:rsidRDefault="00635D38" w:rsidP="00744920"/>
    <w:p w14:paraId="3BBD9C5C" w14:textId="77777777" w:rsidR="00635D38" w:rsidRPr="00635D38" w:rsidRDefault="00635D38" w:rsidP="00635D38">
      <w:pPr>
        <w:rPr>
          <w:b/>
          <w:bCs/>
          <w:i/>
          <w:iCs/>
        </w:rPr>
      </w:pPr>
      <w:r w:rsidRPr="00635D38">
        <w:rPr>
          <w:b/>
          <w:bCs/>
          <w:i/>
          <w:iCs/>
        </w:rPr>
        <w:lastRenderedPageBreak/>
        <w:t>STEP 40 – Identification of CIPK25 in buckwheat</w:t>
      </w:r>
    </w:p>
    <w:p w14:paraId="74243F00" w14:textId="77777777" w:rsidR="00635D38" w:rsidRDefault="00635D38" w:rsidP="00635D38">
      <w:r w:rsidRPr="00635D38">
        <w:rPr>
          <w:b/>
          <w:bCs/>
          <w:i/>
          <w:iCs/>
        </w:rPr>
        <w:t>Reference protein</w:t>
      </w:r>
    </w:p>
    <w:p w14:paraId="2D91CB14" w14:textId="77777777" w:rsidR="00635D38" w:rsidRDefault="00635D38" w:rsidP="00635D38">
      <w:r>
        <w:t>Gene: CIPK25</w:t>
      </w:r>
    </w:p>
    <w:p w14:paraId="4D287D48" w14:textId="77777777" w:rsidR="00635D38" w:rsidRDefault="00635D38" w:rsidP="00635D38">
      <w:r>
        <w:t>Protein: CBL-interacting protein kinase 25</w:t>
      </w:r>
    </w:p>
    <w:p w14:paraId="255B03C8" w14:textId="77777777" w:rsidR="00635D38" w:rsidRDefault="00635D38" w:rsidP="00635D38">
      <w:r>
        <w:t>Species: Arabidopsis thaliana</w:t>
      </w:r>
    </w:p>
    <w:p w14:paraId="2FACD438" w14:textId="77777777" w:rsidR="00635D38" w:rsidRDefault="00635D38" w:rsidP="00635D38">
      <w:r>
        <w:t>GenBank accession: AED93402.1</w:t>
      </w:r>
    </w:p>
    <w:p w14:paraId="1456238A" w14:textId="77777777" w:rsidR="00635D38" w:rsidRDefault="00635D38" w:rsidP="00635D38">
      <w:r>
        <w:t>Length: 488 aa</w:t>
      </w:r>
    </w:p>
    <w:p w14:paraId="479E2BA4" w14:textId="77777777" w:rsidR="00635D38" w:rsidRPr="00635D38" w:rsidRDefault="00635D38" w:rsidP="00635D38">
      <w:pPr>
        <w:rPr>
          <w:b/>
          <w:bCs/>
          <w:i/>
          <w:iCs/>
        </w:rPr>
      </w:pPr>
      <w:r w:rsidRPr="00635D38">
        <w:rPr>
          <w:b/>
          <w:bCs/>
          <w:i/>
          <w:iCs/>
        </w:rPr>
        <w:t>Search approach</w:t>
      </w:r>
    </w:p>
    <w:p w14:paraId="19FD097F" w14:textId="77777777" w:rsidR="00635D38" w:rsidRDefault="00635D38" w:rsidP="00635D38">
      <w:r>
        <w:t xml:space="preserve">The Arabidopsis CIPK25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</w:t>
      </w:r>
      <w:proofErr w:type="spellStart"/>
      <w:r>
        <w:t>BLASTp</w:t>
      </w:r>
      <w:proofErr w:type="spellEnd"/>
      <w:r>
        <w:t xml:space="preserve"> parameters.</w:t>
      </w:r>
    </w:p>
    <w:p w14:paraId="1B621B97" w14:textId="77777777" w:rsidR="00635D38" w:rsidRPr="00A04078" w:rsidRDefault="00635D38" w:rsidP="00635D38">
      <w:pPr>
        <w:rPr>
          <w:b/>
          <w:bCs/>
          <w:i/>
          <w:iCs/>
        </w:rPr>
      </w:pPr>
      <w:proofErr w:type="spellStart"/>
      <w:r w:rsidRPr="00A04078">
        <w:rPr>
          <w:b/>
          <w:bCs/>
          <w:i/>
          <w:iCs/>
        </w:rPr>
        <w:t>BLASTp</w:t>
      </w:r>
      <w:proofErr w:type="spellEnd"/>
      <w:r w:rsidRPr="00A04078">
        <w:rPr>
          <w:b/>
          <w:bCs/>
          <w:i/>
          <w:iCs/>
        </w:rPr>
        <w:t xml:space="preserve"> results</w:t>
      </w:r>
    </w:p>
    <w:p w14:paraId="1DC92A27" w14:textId="7F689514" w:rsidR="00635D38" w:rsidRDefault="00635D38" w:rsidP="00635D38">
      <w:r>
        <w:t>Best hit: Fes_sc0000231.1.</w:t>
      </w:r>
      <w:r w:rsidR="00A04078">
        <w:t>g</w:t>
      </w:r>
      <w:r>
        <w:t>000023.aua.1</w:t>
      </w:r>
    </w:p>
    <w:p w14:paraId="4962D9C8" w14:textId="77777777" w:rsidR="00635D38" w:rsidRDefault="00635D38" w:rsidP="00635D38">
      <w:r>
        <w:t>Protein length: 455 aa</w:t>
      </w:r>
    </w:p>
    <w:p w14:paraId="7049AFA9" w14:textId="77777777" w:rsidR="00635D38" w:rsidRDefault="00635D38" w:rsidP="00635D38">
      <w:r>
        <w:t>E-value: 0.0</w:t>
      </w:r>
    </w:p>
    <w:p w14:paraId="55E4D6B6" w14:textId="1ED24FC1" w:rsidR="00635D38" w:rsidRDefault="00635D38" w:rsidP="00635D38">
      <w:r>
        <w:t>Sequence identity: 6</w:t>
      </w:r>
      <w:r w:rsidR="00A04078">
        <w:t>6</w:t>
      </w:r>
      <w:r>
        <w:t>%</w:t>
      </w:r>
    </w:p>
    <w:p w14:paraId="470DE8BF" w14:textId="7E043660" w:rsidR="00635D38" w:rsidRDefault="00635D38" w:rsidP="00635D38">
      <w:r>
        <w:t>Positives: 8</w:t>
      </w:r>
      <w:r w:rsidR="00A04078">
        <w:t>3</w:t>
      </w:r>
      <w:r>
        <w:t>%</w:t>
      </w:r>
    </w:p>
    <w:p w14:paraId="46FC437E" w14:textId="77777777" w:rsidR="00635D38" w:rsidRPr="00A04078" w:rsidRDefault="00635D38" w:rsidP="00635D38">
      <w:pPr>
        <w:rPr>
          <w:b/>
          <w:bCs/>
          <w:i/>
          <w:iCs/>
        </w:rPr>
      </w:pPr>
      <w:r w:rsidRPr="00A04078">
        <w:rPr>
          <w:b/>
          <w:bCs/>
          <w:i/>
          <w:iCs/>
        </w:rPr>
        <w:t>Inference</w:t>
      </w:r>
    </w:p>
    <w:p w14:paraId="56B616A8" w14:textId="77777777" w:rsidR="00635D38" w:rsidRDefault="00635D38" w:rsidP="00635D38">
      <w:r>
        <w:t xml:space="preserve">The </w:t>
      </w:r>
      <w:proofErr w:type="spellStart"/>
      <w:r>
        <w:t>BLASTp</w:t>
      </w:r>
      <w:proofErr w:type="spellEnd"/>
      <w:r>
        <w:t xml:space="preserve"> search identified an extremely significant hit with near full-length alignment. The high sequence identity and positives indicate strong evolutionary conservation, supporting an orthologous relationship between Arabidopsis CIPK25 and the identified buckwheat protein.</w:t>
      </w:r>
    </w:p>
    <w:p w14:paraId="22901BBA" w14:textId="77777777" w:rsidR="00635D38" w:rsidRPr="00A04078" w:rsidRDefault="00635D38" w:rsidP="00635D38">
      <w:pPr>
        <w:rPr>
          <w:b/>
          <w:bCs/>
          <w:i/>
          <w:iCs/>
        </w:rPr>
      </w:pPr>
      <w:r w:rsidRPr="00A04078">
        <w:rPr>
          <w:b/>
          <w:bCs/>
          <w:i/>
          <w:iCs/>
        </w:rPr>
        <w:t>Domain validation (</w:t>
      </w:r>
      <w:proofErr w:type="spellStart"/>
      <w:r w:rsidRPr="00A04078">
        <w:rPr>
          <w:b/>
          <w:bCs/>
          <w:i/>
          <w:iCs/>
        </w:rPr>
        <w:t>InterProScan</w:t>
      </w:r>
      <w:proofErr w:type="spellEnd"/>
      <w:r w:rsidRPr="00A04078">
        <w:rPr>
          <w:b/>
          <w:bCs/>
          <w:i/>
          <w:iCs/>
        </w:rPr>
        <w:t>)</w:t>
      </w:r>
    </w:p>
    <w:p w14:paraId="0D84693E" w14:textId="77777777" w:rsidR="00635D38" w:rsidRDefault="00635D38" w:rsidP="00635D38">
      <w:r w:rsidRPr="00A04078">
        <w:rPr>
          <w:b/>
          <w:bCs/>
          <w:i/>
          <w:iCs/>
        </w:rPr>
        <w:t>N-terminal domain</w:t>
      </w:r>
    </w:p>
    <w:p w14:paraId="2BC62B9E" w14:textId="77777777" w:rsidR="00635D38" w:rsidRDefault="00635D38" w:rsidP="00635D38">
      <w:r>
        <w:t>Protein kinase domain</w:t>
      </w:r>
    </w:p>
    <w:p w14:paraId="6C8419CC" w14:textId="77777777" w:rsidR="00635D38" w:rsidRDefault="00635D38" w:rsidP="00635D38">
      <w:proofErr w:type="spellStart"/>
      <w:r>
        <w:t>Pfam</w:t>
      </w:r>
      <w:proofErr w:type="spellEnd"/>
      <w:r>
        <w:t>: PF00069</w:t>
      </w:r>
    </w:p>
    <w:p w14:paraId="22DE994D" w14:textId="77777777" w:rsidR="00635D38" w:rsidRDefault="00635D38" w:rsidP="00635D38">
      <w:proofErr w:type="spellStart"/>
      <w:r>
        <w:t>InterPro</w:t>
      </w:r>
      <w:proofErr w:type="spellEnd"/>
      <w:r>
        <w:t>: IPR000719 / IPR002290</w:t>
      </w:r>
    </w:p>
    <w:p w14:paraId="50ABF1EB" w14:textId="77777777" w:rsidR="00635D38" w:rsidRDefault="00635D38" w:rsidP="00635D38">
      <w:r>
        <w:t>SMART: Serine/Threonine protein kinase</w:t>
      </w:r>
    </w:p>
    <w:p w14:paraId="6F6CA121" w14:textId="02A70BB9" w:rsidR="00635D38" w:rsidRDefault="00635D38" w:rsidP="00635D38">
      <w:r>
        <w:t>Location: 29–283 aa</w:t>
      </w:r>
    </w:p>
    <w:p w14:paraId="356E6A3F" w14:textId="77777777" w:rsidR="00635D38" w:rsidRDefault="00635D38" w:rsidP="00635D38">
      <w:r>
        <w:t>Features: Conserved ATP-binding site and catalytic motifs</w:t>
      </w:r>
    </w:p>
    <w:p w14:paraId="67EEC515" w14:textId="5D795BA6" w:rsidR="00635D38" w:rsidRDefault="00635D38" w:rsidP="00635D38">
      <w:r>
        <w:t xml:space="preserve"> Confirms functional serine/threonine kinase activity, characteristic of CIPK proteins.</w:t>
      </w:r>
    </w:p>
    <w:p w14:paraId="4E0B9A6F" w14:textId="77777777" w:rsidR="00635D38" w:rsidRPr="00A04078" w:rsidRDefault="00635D38" w:rsidP="00635D38">
      <w:pPr>
        <w:rPr>
          <w:b/>
          <w:bCs/>
          <w:i/>
          <w:iCs/>
        </w:rPr>
      </w:pPr>
      <w:r w:rsidRPr="00A04078">
        <w:rPr>
          <w:b/>
          <w:bCs/>
          <w:i/>
          <w:iCs/>
        </w:rPr>
        <w:t>C-terminal domain</w:t>
      </w:r>
    </w:p>
    <w:p w14:paraId="2E306C11" w14:textId="77777777" w:rsidR="00635D38" w:rsidRDefault="00635D38" w:rsidP="00635D38">
      <w:r>
        <w:t>NAF / FISL regulatory domain</w:t>
      </w:r>
    </w:p>
    <w:p w14:paraId="12AE968E" w14:textId="77777777" w:rsidR="00635D38" w:rsidRDefault="00635D38" w:rsidP="00635D38">
      <w:proofErr w:type="spellStart"/>
      <w:r>
        <w:lastRenderedPageBreak/>
        <w:t>Pfam</w:t>
      </w:r>
      <w:proofErr w:type="spellEnd"/>
      <w:r>
        <w:t>: PF03822</w:t>
      </w:r>
    </w:p>
    <w:p w14:paraId="4ED278E9" w14:textId="6203BBEB" w:rsidR="00635D38" w:rsidRDefault="00635D38" w:rsidP="00635D38">
      <w:proofErr w:type="spellStart"/>
      <w:r>
        <w:t>InterPro</w:t>
      </w:r>
      <w:proofErr w:type="spellEnd"/>
      <w:r>
        <w:t>: IPR004041</w:t>
      </w:r>
      <w:r w:rsidR="00740DF5">
        <w:t>/</w:t>
      </w:r>
      <w:r>
        <w:t xml:space="preserve"> IPR018451</w:t>
      </w:r>
    </w:p>
    <w:p w14:paraId="7B756CBD" w14:textId="77777777" w:rsidR="00635D38" w:rsidRDefault="00635D38" w:rsidP="00635D38">
      <w:r>
        <w:t>Location: ~320–379 aa</w:t>
      </w:r>
    </w:p>
    <w:p w14:paraId="62D996A7" w14:textId="5ADCB477" w:rsidR="00635D38" w:rsidRDefault="00635D38" w:rsidP="00635D38">
      <w:r>
        <w:t>Diagnostic CIPK-specific regulatory domain required for interaction with CBL calcium sensors.</w:t>
      </w:r>
    </w:p>
    <w:p w14:paraId="50757895" w14:textId="77777777" w:rsidR="00635D38" w:rsidRPr="00740DF5" w:rsidRDefault="00635D38" w:rsidP="00635D38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GO terms – CIPK25 (Buckwheat)</w:t>
      </w:r>
    </w:p>
    <w:p w14:paraId="459FC5E5" w14:textId="77777777" w:rsidR="00635D38" w:rsidRPr="00740DF5" w:rsidRDefault="00635D38" w:rsidP="00635D38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Molecular Function</w:t>
      </w:r>
    </w:p>
    <w:p w14:paraId="1D77ACE6" w14:textId="77777777" w:rsidR="00635D38" w:rsidRDefault="00635D38" w:rsidP="00635D38">
      <w:r>
        <w:t>GO:0004672 – protein kinase activity</w:t>
      </w:r>
    </w:p>
    <w:p w14:paraId="1330AAB4" w14:textId="77777777" w:rsidR="00635D38" w:rsidRDefault="00635D38" w:rsidP="00635D38">
      <w:r>
        <w:t>GO:0004674 – protein serine/threonine kinase activity</w:t>
      </w:r>
    </w:p>
    <w:p w14:paraId="4D11893E" w14:textId="77777777" w:rsidR="00635D38" w:rsidRDefault="00635D38" w:rsidP="00635D38">
      <w:r>
        <w:t>GO:0005524 – ATP binding</w:t>
      </w:r>
    </w:p>
    <w:p w14:paraId="34CADECC" w14:textId="77777777" w:rsidR="00635D38" w:rsidRPr="00740DF5" w:rsidRDefault="00635D38" w:rsidP="00635D38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Biological Process</w:t>
      </w:r>
    </w:p>
    <w:p w14:paraId="65D218B1" w14:textId="77777777" w:rsidR="00635D38" w:rsidRDefault="00635D38" w:rsidP="00635D38">
      <w:r>
        <w:t>GO:0006468 – protein phosphorylation</w:t>
      </w:r>
    </w:p>
    <w:p w14:paraId="480A1D4F" w14:textId="77777777" w:rsidR="00635D38" w:rsidRDefault="00635D38" w:rsidP="00635D38">
      <w:r>
        <w:t>GO:0007165 – signal transduction</w:t>
      </w:r>
    </w:p>
    <w:p w14:paraId="4FB86E6B" w14:textId="77777777" w:rsidR="00635D38" w:rsidRPr="00740DF5" w:rsidRDefault="00635D38" w:rsidP="00635D38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Length comparison</w:t>
      </w:r>
    </w:p>
    <w:p w14:paraId="7170E00D" w14:textId="77777777" w:rsidR="00635D38" w:rsidRDefault="00635D38" w:rsidP="00635D38">
      <w:r>
        <w:t>Buckwheat CIPK25: 455 aa</w:t>
      </w:r>
    </w:p>
    <w:p w14:paraId="1250431E" w14:textId="77777777" w:rsidR="00635D38" w:rsidRDefault="00635D38" w:rsidP="00635D38">
      <w:r>
        <w:t>Arabidopsis CIPK25: 488 aa</w:t>
      </w:r>
    </w:p>
    <w:p w14:paraId="2C2B9B0F" w14:textId="7AD3DA53" w:rsidR="00635D38" w:rsidRDefault="00635D38" w:rsidP="00635D38">
      <w:r>
        <w:t xml:space="preserve"> Moderate length variation is typical among plant CIPKs and does not affect conserved functional domains.</w:t>
      </w:r>
    </w:p>
    <w:p w14:paraId="1FE85B07" w14:textId="77777777" w:rsidR="00635D38" w:rsidRPr="00635D38" w:rsidRDefault="00635D38" w:rsidP="00635D38">
      <w:pPr>
        <w:rPr>
          <w:b/>
          <w:bCs/>
          <w:i/>
          <w:iCs/>
        </w:rPr>
      </w:pPr>
      <w:r w:rsidRPr="00635D38">
        <w:rPr>
          <w:b/>
          <w:bCs/>
          <w:i/>
          <w:iCs/>
        </w:rPr>
        <w:t>Final identification</w:t>
      </w:r>
    </w:p>
    <w:p w14:paraId="6AA685AC" w14:textId="1B58DD4E" w:rsidR="00635D38" w:rsidRDefault="00635D38" w:rsidP="00635D38">
      <w:r>
        <w:t>The protein Fes_sc0000231.1.</w:t>
      </w:r>
      <w:r w:rsidR="00740DF5">
        <w:t>g</w:t>
      </w:r>
      <w:r>
        <w:t xml:space="preserve">000023.aua.1 was identified as a putative CIPK25 homolog in buckwheat based on strong </w:t>
      </w:r>
      <w:proofErr w:type="spellStart"/>
      <w:r>
        <w:t>BLASTp</w:t>
      </w:r>
      <w:proofErr w:type="spellEnd"/>
      <w:r>
        <w:t xml:space="preserve"> similarity to Arabidopsis thaliana CIPK25 and the presence of a conserved N-terminal serine/threonine protein kinase domain together with a characteristic C-terminal NAF/FISL domain, confirming its identity as a functional member of the CIPK (SnRK3) gene family.</w:t>
      </w:r>
    </w:p>
    <w:p w14:paraId="1F4DB41F" w14:textId="77777777" w:rsidR="00744920" w:rsidRDefault="00744920" w:rsidP="00744920"/>
    <w:p w14:paraId="2FFB3DD0" w14:textId="77777777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STEP 41 – Identification of CIPK26 in buckwheat</w:t>
      </w:r>
    </w:p>
    <w:p w14:paraId="547F348B" w14:textId="77777777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Reference protein</w:t>
      </w:r>
    </w:p>
    <w:p w14:paraId="2F0FAC7D" w14:textId="77777777" w:rsidR="00270A56" w:rsidRDefault="00270A56" w:rsidP="00270A56">
      <w:r>
        <w:t>Gene: CIPK26</w:t>
      </w:r>
    </w:p>
    <w:p w14:paraId="0758F1C8" w14:textId="77777777" w:rsidR="00270A56" w:rsidRDefault="00270A56" w:rsidP="00270A56">
      <w:r>
        <w:t>Protein: CBL-interacting protein kinase 26</w:t>
      </w:r>
    </w:p>
    <w:p w14:paraId="7A404C3C" w14:textId="77777777" w:rsidR="00270A56" w:rsidRDefault="00270A56" w:rsidP="00270A56">
      <w:r>
        <w:t>Species: Arabidopsis thaliana</w:t>
      </w:r>
    </w:p>
    <w:p w14:paraId="0FB99E0C" w14:textId="07D0E2F0" w:rsidR="00270A56" w:rsidRDefault="00270A56" w:rsidP="00270A56">
      <w:r>
        <w:t>GenBank accession: OA0</w:t>
      </w:r>
      <w:r w:rsidR="00740DF5">
        <w:t>9</w:t>
      </w:r>
      <w:r>
        <w:t>6508.1</w:t>
      </w:r>
    </w:p>
    <w:p w14:paraId="5EF0FCC3" w14:textId="49D7FBE9" w:rsidR="00270A56" w:rsidRDefault="00270A56" w:rsidP="00270A56">
      <w:r>
        <w:t>Length: 43</w:t>
      </w:r>
      <w:r w:rsidR="00740DF5">
        <w:t>9</w:t>
      </w:r>
      <w:r>
        <w:t>aa</w:t>
      </w:r>
    </w:p>
    <w:p w14:paraId="470D06DD" w14:textId="77777777" w:rsidR="00740DF5" w:rsidRDefault="00740DF5" w:rsidP="00270A56">
      <w:pPr>
        <w:rPr>
          <w:b/>
          <w:bCs/>
          <w:i/>
          <w:iCs/>
        </w:rPr>
      </w:pPr>
    </w:p>
    <w:p w14:paraId="2FF157A4" w14:textId="77777777" w:rsidR="00740DF5" w:rsidRDefault="00740DF5" w:rsidP="00270A56">
      <w:pPr>
        <w:rPr>
          <w:b/>
          <w:bCs/>
          <w:i/>
          <w:iCs/>
        </w:rPr>
      </w:pPr>
    </w:p>
    <w:p w14:paraId="5E1DACD7" w14:textId="59CD3183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lastRenderedPageBreak/>
        <w:t>Search approach</w:t>
      </w:r>
    </w:p>
    <w:p w14:paraId="337C9271" w14:textId="77777777" w:rsidR="00270A56" w:rsidRDefault="00270A56" w:rsidP="00270A56">
      <w:r>
        <w:t xml:space="preserve">The Arabidopsis CIPK26 protein sequence was used as the query for </w:t>
      </w:r>
      <w:proofErr w:type="spellStart"/>
      <w:r>
        <w:t>BLASTp</w:t>
      </w:r>
      <w:proofErr w:type="spellEnd"/>
      <w:r>
        <w:t xml:space="preserve"> analysis against the predicted buckwheat proteome available in the Buckwheat Genome Database (BGDB; FES_1.0.pep) using default parameters.</w:t>
      </w:r>
    </w:p>
    <w:p w14:paraId="4D0AC6D3" w14:textId="77777777" w:rsidR="00270A56" w:rsidRPr="00740DF5" w:rsidRDefault="00270A56" w:rsidP="00270A56">
      <w:pPr>
        <w:rPr>
          <w:b/>
          <w:bCs/>
          <w:i/>
          <w:iCs/>
        </w:rPr>
      </w:pPr>
      <w:proofErr w:type="spellStart"/>
      <w:r w:rsidRPr="00740DF5">
        <w:rPr>
          <w:b/>
          <w:bCs/>
          <w:i/>
          <w:iCs/>
        </w:rPr>
        <w:t>BLASTp</w:t>
      </w:r>
      <w:proofErr w:type="spellEnd"/>
      <w:r w:rsidRPr="00740DF5">
        <w:rPr>
          <w:b/>
          <w:bCs/>
          <w:i/>
          <w:iCs/>
        </w:rPr>
        <w:t xml:space="preserve"> results</w:t>
      </w:r>
    </w:p>
    <w:p w14:paraId="317A7B53" w14:textId="3EA7990C" w:rsidR="00270A56" w:rsidRDefault="00270A56" w:rsidP="00270A56">
      <w:r>
        <w:t>Best hit: Fes_sc0000499.1.</w:t>
      </w:r>
      <w:r w:rsidR="00740DF5">
        <w:t>g</w:t>
      </w:r>
      <w:r>
        <w:t>000001.aua.1</w:t>
      </w:r>
    </w:p>
    <w:p w14:paraId="42D9DD7E" w14:textId="77777777" w:rsidR="00270A56" w:rsidRDefault="00270A56" w:rsidP="00270A56">
      <w:r>
        <w:t>Protein length: 440 aa</w:t>
      </w:r>
    </w:p>
    <w:p w14:paraId="3B130969" w14:textId="77777777" w:rsidR="00270A56" w:rsidRDefault="00270A56" w:rsidP="00270A56">
      <w:r>
        <w:t>E-value: 0.0</w:t>
      </w:r>
    </w:p>
    <w:p w14:paraId="645CC46E" w14:textId="7BCE7190" w:rsidR="00270A56" w:rsidRDefault="00270A56" w:rsidP="00270A56">
      <w:r>
        <w:t>Sequence identity: 7</w:t>
      </w:r>
      <w:r w:rsidR="00740DF5">
        <w:t>6</w:t>
      </w:r>
      <w:r>
        <w:t>%</w:t>
      </w:r>
    </w:p>
    <w:p w14:paraId="55E88E25" w14:textId="1D713307" w:rsidR="00270A56" w:rsidRDefault="00270A56" w:rsidP="00270A56">
      <w:r>
        <w:t xml:space="preserve">Positives: </w:t>
      </w:r>
      <w:r w:rsidR="00740DF5">
        <w:t>89</w:t>
      </w:r>
      <w:r>
        <w:t>%</w:t>
      </w:r>
    </w:p>
    <w:p w14:paraId="440C157D" w14:textId="77777777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Inference</w:t>
      </w:r>
    </w:p>
    <w:p w14:paraId="1EA1405E" w14:textId="77777777" w:rsidR="00270A56" w:rsidRDefault="00270A56" w:rsidP="00270A56">
      <w:r>
        <w:t xml:space="preserve">The </w:t>
      </w:r>
      <w:proofErr w:type="spellStart"/>
      <w:r>
        <w:t>BLASTp</w:t>
      </w:r>
      <w:proofErr w:type="spellEnd"/>
      <w:r>
        <w:t xml:space="preserve"> search produced a highly significant hit with near full-length alignment. The high sequence identity and positives indicate strong evolutionary conservation, confirming an orthologous relationship between Arabidopsis CIPK26 and the identified buckwheat protein.</w:t>
      </w:r>
    </w:p>
    <w:p w14:paraId="2B2F1577" w14:textId="77777777" w:rsidR="00270A56" w:rsidRPr="00740DF5" w:rsidRDefault="00270A56" w:rsidP="00270A56">
      <w:pPr>
        <w:rPr>
          <w:b/>
          <w:bCs/>
          <w:i/>
          <w:iCs/>
        </w:rPr>
      </w:pPr>
      <w:r w:rsidRPr="00740DF5">
        <w:rPr>
          <w:b/>
          <w:bCs/>
          <w:i/>
          <w:iCs/>
        </w:rPr>
        <w:t>Domain validation (</w:t>
      </w:r>
      <w:proofErr w:type="spellStart"/>
      <w:r w:rsidRPr="00740DF5">
        <w:rPr>
          <w:b/>
          <w:bCs/>
          <w:i/>
          <w:iCs/>
        </w:rPr>
        <w:t>InterProScan</w:t>
      </w:r>
      <w:proofErr w:type="spellEnd"/>
      <w:r w:rsidRPr="00740DF5">
        <w:rPr>
          <w:b/>
          <w:bCs/>
          <w:i/>
          <w:iCs/>
        </w:rPr>
        <w:t>)</w:t>
      </w:r>
    </w:p>
    <w:p w14:paraId="48573C5D" w14:textId="77777777" w:rsidR="00270A56" w:rsidRDefault="00270A56" w:rsidP="00270A56">
      <w:r w:rsidRPr="00740DF5">
        <w:rPr>
          <w:b/>
          <w:bCs/>
          <w:i/>
          <w:iCs/>
        </w:rPr>
        <w:t>N-terminal domain</w:t>
      </w:r>
    </w:p>
    <w:p w14:paraId="55B39639" w14:textId="77777777" w:rsidR="00270A56" w:rsidRDefault="00270A56" w:rsidP="00270A56">
      <w:r>
        <w:t>Protein kinase domain</w:t>
      </w:r>
    </w:p>
    <w:p w14:paraId="6596EBC3" w14:textId="77777777" w:rsidR="00270A56" w:rsidRDefault="00270A56" w:rsidP="00270A56">
      <w:proofErr w:type="spellStart"/>
      <w:r>
        <w:t>Pfam</w:t>
      </w:r>
      <w:proofErr w:type="spellEnd"/>
      <w:r>
        <w:t>: PF00069</w:t>
      </w:r>
    </w:p>
    <w:p w14:paraId="69DF769F" w14:textId="77777777" w:rsidR="00270A56" w:rsidRDefault="00270A56" w:rsidP="00270A56">
      <w:proofErr w:type="spellStart"/>
      <w:r>
        <w:t>InterPro</w:t>
      </w:r>
      <w:proofErr w:type="spellEnd"/>
      <w:r>
        <w:t>: IPR000719 / IPR002290</w:t>
      </w:r>
    </w:p>
    <w:p w14:paraId="3CD6A959" w14:textId="77777777" w:rsidR="00270A56" w:rsidRDefault="00270A56" w:rsidP="00270A56">
      <w:r>
        <w:t>SMART: Serine/Threonine protein kinase</w:t>
      </w:r>
    </w:p>
    <w:p w14:paraId="122B9147" w14:textId="09069098" w:rsidR="00270A56" w:rsidRDefault="00270A56" w:rsidP="00270A56">
      <w:r>
        <w:t>Location: 13–268 aa</w:t>
      </w:r>
    </w:p>
    <w:p w14:paraId="2C711162" w14:textId="77777777" w:rsidR="00270A56" w:rsidRDefault="00270A56" w:rsidP="00270A56">
      <w:r>
        <w:t>Features: Conserved ATP-binding site and catalytic motifs</w:t>
      </w:r>
    </w:p>
    <w:p w14:paraId="08B4A61C" w14:textId="1C27831C" w:rsidR="00270A56" w:rsidRDefault="00270A56" w:rsidP="00270A56">
      <w:r>
        <w:t>Confirms serine/threonine kinase activity, characteristic of CIPK proteins.</w:t>
      </w:r>
    </w:p>
    <w:p w14:paraId="15553AEB" w14:textId="77777777" w:rsidR="00270A56" w:rsidRPr="00CF3561" w:rsidRDefault="00270A56" w:rsidP="00270A56">
      <w:pPr>
        <w:rPr>
          <w:b/>
          <w:bCs/>
          <w:i/>
          <w:iCs/>
        </w:rPr>
      </w:pPr>
      <w:r w:rsidRPr="00CF3561">
        <w:rPr>
          <w:b/>
          <w:bCs/>
          <w:i/>
          <w:iCs/>
        </w:rPr>
        <w:t>C-terminal domain</w:t>
      </w:r>
    </w:p>
    <w:p w14:paraId="01C20C70" w14:textId="77777777" w:rsidR="00270A56" w:rsidRDefault="00270A56" w:rsidP="00270A56">
      <w:r>
        <w:t>NAF / FISL regulatory domain</w:t>
      </w:r>
    </w:p>
    <w:p w14:paraId="0C63C79C" w14:textId="77777777" w:rsidR="00270A56" w:rsidRDefault="00270A56" w:rsidP="00270A56">
      <w:proofErr w:type="spellStart"/>
      <w:r>
        <w:t>Pfam</w:t>
      </w:r>
      <w:proofErr w:type="spellEnd"/>
      <w:r>
        <w:t>: PF03822</w:t>
      </w:r>
    </w:p>
    <w:p w14:paraId="6AED5183" w14:textId="64C74EA0" w:rsidR="00270A56" w:rsidRDefault="00270A56" w:rsidP="00270A56">
      <w:proofErr w:type="spellStart"/>
      <w:r>
        <w:t>InterPro</w:t>
      </w:r>
      <w:proofErr w:type="spellEnd"/>
      <w:r>
        <w:t>: IPR004041 / IPR018451</w:t>
      </w:r>
    </w:p>
    <w:p w14:paraId="2D5CF502" w14:textId="27E64E26" w:rsidR="00270A56" w:rsidRDefault="00270A56" w:rsidP="00270A56">
      <w:r>
        <w:t>Location: 308–366 aa</w:t>
      </w:r>
    </w:p>
    <w:p w14:paraId="623023F8" w14:textId="67FF02FE" w:rsidR="00270A56" w:rsidRDefault="00270A56" w:rsidP="00270A56">
      <w:r>
        <w:t>Diagnostic CIPK-specific regulatory domain, required for interaction with CBL calcium sensors.</w:t>
      </w:r>
    </w:p>
    <w:p w14:paraId="6BE0BD8E" w14:textId="77777777" w:rsidR="00270A56" w:rsidRPr="00CF3561" w:rsidRDefault="00270A56" w:rsidP="00270A56">
      <w:pPr>
        <w:rPr>
          <w:b/>
          <w:bCs/>
          <w:i/>
          <w:iCs/>
        </w:rPr>
      </w:pPr>
      <w:r w:rsidRPr="00CF3561">
        <w:rPr>
          <w:b/>
          <w:bCs/>
          <w:i/>
          <w:iCs/>
        </w:rPr>
        <w:t>GO terms – CIPK26 (Buckwheat)</w:t>
      </w:r>
    </w:p>
    <w:p w14:paraId="27D4CFF9" w14:textId="77777777" w:rsidR="00270A56" w:rsidRDefault="00270A56" w:rsidP="00270A56">
      <w:r w:rsidRPr="00CF3561">
        <w:rPr>
          <w:b/>
          <w:bCs/>
          <w:i/>
          <w:iCs/>
        </w:rPr>
        <w:t>Molecular Function</w:t>
      </w:r>
    </w:p>
    <w:p w14:paraId="2A3B3FC7" w14:textId="77777777" w:rsidR="00270A56" w:rsidRDefault="00270A56" w:rsidP="00270A56">
      <w:r>
        <w:t>GO:0004672 – protein kinase activity</w:t>
      </w:r>
    </w:p>
    <w:p w14:paraId="3E0A713C" w14:textId="77777777" w:rsidR="00270A56" w:rsidRDefault="00270A56" w:rsidP="00270A56">
      <w:r>
        <w:t>GO:0004674 – protein serine/threonine kinase activity</w:t>
      </w:r>
    </w:p>
    <w:p w14:paraId="31A6F0A0" w14:textId="77777777" w:rsidR="00270A56" w:rsidRDefault="00270A56" w:rsidP="00270A56">
      <w:r>
        <w:t>GO:0005524 – ATP binding</w:t>
      </w:r>
    </w:p>
    <w:p w14:paraId="6C69FE31" w14:textId="77777777" w:rsidR="00270A56" w:rsidRPr="0005701B" w:rsidRDefault="00270A56" w:rsidP="00270A56">
      <w:pPr>
        <w:rPr>
          <w:b/>
          <w:bCs/>
          <w:i/>
          <w:iCs/>
        </w:rPr>
      </w:pPr>
      <w:r w:rsidRPr="0005701B">
        <w:rPr>
          <w:b/>
          <w:bCs/>
          <w:i/>
          <w:iCs/>
        </w:rPr>
        <w:t>Biological Process</w:t>
      </w:r>
    </w:p>
    <w:p w14:paraId="3949965C" w14:textId="77777777" w:rsidR="00270A56" w:rsidRDefault="00270A56" w:rsidP="00270A56">
      <w:r>
        <w:t>GO:0006468 – protein phosphorylation</w:t>
      </w:r>
    </w:p>
    <w:p w14:paraId="571A2B4D" w14:textId="77777777" w:rsidR="00270A56" w:rsidRDefault="00270A56" w:rsidP="00270A56">
      <w:r>
        <w:t>GO:0007165 – signal transduction</w:t>
      </w:r>
    </w:p>
    <w:p w14:paraId="01124C7D" w14:textId="77777777" w:rsidR="00270A56" w:rsidRPr="0005701B" w:rsidRDefault="00270A56" w:rsidP="00270A56">
      <w:pPr>
        <w:rPr>
          <w:b/>
          <w:bCs/>
          <w:i/>
          <w:iCs/>
        </w:rPr>
      </w:pPr>
      <w:r w:rsidRPr="0005701B">
        <w:rPr>
          <w:b/>
          <w:bCs/>
          <w:i/>
          <w:iCs/>
        </w:rPr>
        <w:t>Length comparison</w:t>
      </w:r>
    </w:p>
    <w:p w14:paraId="360D1899" w14:textId="77777777" w:rsidR="00270A56" w:rsidRDefault="00270A56" w:rsidP="00270A56">
      <w:r>
        <w:t>Buckwheat CIPK26: 440 aa</w:t>
      </w:r>
    </w:p>
    <w:p w14:paraId="2F758079" w14:textId="58A71BA6" w:rsidR="00270A56" w:rsidRDefault="00270A56" w:rsidP="00270A56">
      <w:r>
        <w:t>Arabidopsis CIPK26: 43</w:t>
      </w:r>
      <w:r w:rsidR="00277823">
        <w:t>9</w:t>
      </w:r>
      <w:r>
        <w:t xml:space="preserve"> aa</w:t>
      </w:r>
    </w:p>
    <w:p w14:paraId="49CE6D8F" w14:textId="312FBA7C" w:rsidR="00270A56" w:rsidRDefault="00270A56" w:rsidP="00270A56">
      <w:r>
        <w:t>Length conservation further supports correct identification.</w:t>
      </w:r>
    </w:p>
    <w:p w14:paraId="0F4DEB5B" w14:textId="77777777" w:rsidR="00270A56" w:rsidRPr="00277823" w:rsidRDefault="00270A56" w:rsidP="00270A56">
      <w:pPr>
        <w:rPr>
          <w:b/>
          <w:bCs/>
          <w:i/>
          <w:iCs/>
        </w:rPr>
      </w:pPr>
      <w:r w:rsidRPr="00277823">
        <w:rPr>
          <w:b/>
          <w:bCs/>
          <w:i/>
          <w:iCs/>
        </w:rPr>
        <w:t>Final identification</w:t>
      </w:r>
    </w:p>
    <w:p w14:paraId="43215CAD" w14:textId="3EB64D49" w:rsidR="00744920" w:rsidRDefault="00270A56" w:rsidP="00270A56">
      <w:r>
        <w:t>The protein Fes_sc0000499.1.</w:t>
      </w:r>
      <w:r w:rsidR="00277823">
        <w:t>g</w:t>
      </w:r>
      <w:r>
        <w:t xml:space="preserve">000001.aua.1 was identified as a putative CIPK26 homolog in buckwheat based on strong </w:t>
      </w:r>
      <w:proofErr w:type="spellStart"/>
      <w:r>
        <w:t>BLASTp</w:t>
      </w:r>
      <w:proofErr w:type="spellEnd"/>
      <w:r>
        <w:t xml:space="preserve"> similarity to Arabidopsis thaliana CIPK26 and the presence of a conserved N-terminal serine/threonine protein kinase domain together with a characteristic C-terminal NAF/FISL domain, confirming its identity as a functional member of the CIPK (SnRK3) gene family.</w:t>
      </w:r>
    </w:p>
    <w:p w14:paraId="3F8039EF" w14:textId="77777777" w:rsidR="00F932BC" w:rsidRDefault="00F932BC" w:rsidP="00F932BC"/>
    <w:p w14:paraId="48B41F4E" w14:textId="77777777" w:rsidR="00EA3022" w:rsidRDefault="00EA3022" w:rsidP="00EA3022"/>
    <w:p w14:paraId="667C9238" w14:textId="77777777" w:rsidR="006F5262" w:rsidRDefault="006F5262" w:rsidP="006F5262"/>
    <w:p w14:paraId="0C84435C" w14:textId="77777777" w:rsidR="00975AF2" w:rsidRPr="007A52D4" w:rsidRDefault="00975AF2" w:rsidP="006F5262"/>
    <w:p w14:paraId="54026840" w14:textId="77777777" w:rsidR="006F5262" w:rsidRPr="007A52D4" w:rsidRDefault="006F5262" w:rsidP="006F5262"/>
    <w:p w14:paraId="7B664D64" w14:textId="77777777" w:rsidR="006F5262" w:rsidRDefault="006F5262" w:rsidP="006F5262"/>
    <w:p w14:paraId="1EB3F5FB" w14:textId="77777777" w:rsidR="006F5262" w:rsidRDefault="006F5262" w:rsidP="006F5262"/>
    <w:p w14:paraId="4F897084" w14:textId="77777777" w:rsidR="009B2E96" w:rsidRDefault="009B2E96" w:rsidP="00FC27BB">
      <w:pPr>
        <w:rPr>
          <w:b/>
          <w:bCs/>
          <w:i/>
          <w:iCs/>
        </w:rPr>
      </w:pPr>
    </w:p>
    <w:p w14:paraId="6CEDF38A" w14:textId="77777777" w:rsidR="00A91C04" w:rsidRDefault="00A91C04" w:rsidP="00A91C04">
      <w:pPr>
        <w:rPr>
          <w:b/>
          <w:bCs/>
          <w:i/>
          <w:iCs/>
        </w:rPr>
      </w:pPr>
    </w:p>
    <w:p w14:paraId="7FA4E4B3" w14:textId="77777777" w:rsidR="00A91C04" w:rsidRDefault="00A91C04" w:rsidP="00A91C04">
      <w:pPr>
        <w:rPr>
          <w:b/>
          <w:bCs/>
          <w:i/>
          <w:iCs/>
        </w:rPr>
      </w:pPr>
    </w:p>
    <w:p w14:paraId="73E692B2" w14:textId="77777777" w:rsidR="00A91C04" w:rsidRDefault="00A91C04" w:rsidP="00A91C04">
      <w:pPr>
        <w:rPr>
          <w:b/>
          <w:bCs/>
          <w:i/>
          <w:iCs/>
        </w:rPr>
      </w:pPr>
    </w:p>
    <w:p w14:paraId="6F96B79D" w14:textId="77777777" w:rsidR="00A91C04" w:rsidRDefault="00A91C04" w:rsidP="00A91C04">
      <w:pPr>
        <w:rPr>
          <w:b/>
          <w:bCs/>
          <w:i/>
          <w:iCs/>
        </w:rPr>
      </w:pPr>
    </w:p>
    <w:p w14:paraId="040EF31B" w14:textId="77777777" w:rsidR="00A91C04" w:rsidRDefault="00A91C04" w:rsidP="00A91C04">
      <w:pPr>
        <w:rPr>
          <w:b/>
          <w:bCs/>
          <w:i/>
          <w:iCs/>
        </w:rPr>
      </w:pPr>
    </w:p>
    <w:p w14:paraId="3DC81E11" w14:textId="77777777" w:rsidR="00A91C04" w:rsidRPr="0067662E" w:rsidRDefault="00A91C04" w:rsidP="00255E8F"/>
    <w:p w14:paraId="656E48C4" w14:textId="77777777" w:rsidR="00255E8F" w:rsidRPr="0067662E" w:rsidRDefault="00255E8F" w:rsidP="00255E8F"/>
    <w:p w14:paraId="52EA63D0" w14:textId="77777777" w:rsidR="00255E8F" w:rsidRPr="007A52D4" w:rsidRDefault="00255E8F" w:rsidP="00255E8F"/>
    <w:p w14:paraId="05040FE3" w14:textId="77777777" w:rsidR="00255E8F" w:rsidRPr="007A52D4" w:rsidRDefault="00255E8F" w:rsidP="00255E8F"/>
    <w:p w14:paraId="07E22B78" w14:textId="77777777" w:rsidR="00255E8F" w:rsidRPr="007A52D4" w:rsidRDefault="00255E8F" w:rsidP="00255E8F"/>
    <w:p w14:paraId="0AAA5052" w14:textId="77777777" w:rsidR="00255E8F" w:rsidRDefault="00255E8F" w:rsidP="00255E8F">
      <w:pPr>
        <w:rPr>
          <w:b/>
          <w:bCs/>
          <w:i/>
          <w:iCs/>
        </w:rPr>
      </w:pPr>
    </w:p>
    <w:p w14:paraId="42D81655" w14:textId="77777777" w:rsidR="00255E8F" w:rsidRDefault="00255E8F" w:rsidP="00255E8F">
      <w:pPr>
        <w:rPr>
          <w:b/>
          <w:bCs/>
          <w:i/>
          <w:iCs/>
        </w:rPr>
      </w:pPr>
    </w:p>
    <w:p w14:paraId="76DD8BB9" w14:textId="77777777" w:rsidR="00255E8F" w:rsidRDefault="00255E8F" w:rsidP="00255E8F">
      <w:pPr>
        <w:rPr>
          <w:b/>
          <w:bCs/>
          <w:i/>
          <w:iCs/>
        </w:rPr>
      </w:pPr>
    </w:p>
    <w:p w14:paraId="2C463809" w14:textId="77777777" w:rsidR="00255E8F" w:rsidRDefault="00255E8F" w:rsidP="00255E8F">
      <w:pPr>
        <w:rPr>
          <w:b/>
          <w:bCs/>
          <w:i/>
          <w:iCs/>
        </w:rPr>
      </w:pPr>
    </w:p>
    <w:p w14:paraId="1CE0869E" w14:textId="77777777" w:rsidR="00255E8F" w:rsidRDefault="00255E8F" w:rsidP="00255E8F">
      <w:pPr>
        <w:rPr>
          <w:b/>
          <w:bCs/>
          <w:i/>
          <w:iCs/>
        </w:rPr>
      </w:pPr>
    </w:p>
    <w:p w14:paraId="6C990A9A" w14:textId="77777777" w:rsidR="00255E8F" w:rsidRDefault="00255E8F" w:rsidP="00255E8F"/>
    <w:p w14:paraId="4638A06B" w14:textId="77777777" w:rsidR="00255E8F" w:rsidRDefault="00255E8F" w:rsidP="00255E8F"/>
    <w:p w14:paraId="056F070F" w14:textId="77777777" w:rsidR="00255E8F" w:rsidRDefault="00255E8F" w:rsidP="00255E8F"/>
    <w:p w14:paraId="0F6E8A4B" w14:textId="77777777" w:rsidR="00255E8F" w:rsidRDefault="00255E8F" w:rsidP="00255E8F"/>
    <w:p w14:paraId="6494FE4A" w14:textId="77777777" w:rsidR="00F85AF1" w:rsidRDefault="00F85AF1" w:rsidP="00B2492F">
      <w:pPr>
        <w:rPr>
          <w:b/>
          <w:bCs/>
          <w:i/>
          <w:iCs/>
        </w:rPr>
      </w:pPr>
    </w:p>
    <w:p w14:paraId="037BB575" w14:textId="77777777" w:rsidR="00CB46FC" w:rsidRDefault="00CB46FC" w:rsidP="00B2492F">
      <w:pPr>
        <w:rPr>
          <w:b/>
          <w:bCs/>
          <w:i/>
          <w:iCs/>
        </w:rPr>
      </w:pPr>
    </w:p>
    <w:p w14:paraId="75F4E49F" w14:textId="77777777" w:rsidR="00184D7D" w:rsidRDefault="00184D7D" w:rsidP="00184D7D">
      <w:pPr>
        <w:rPr>
          <w:b/>
          <w:bCs/>
          <w:i/>
          <w:iCs/>
        </w:rPr>
      </w:pPr>
    </w:p>
    <w:p w14:paraId="4EF38D97" w14:textId="77777777" w:rsidR="00184D7D" w:rsidRDefault="00184D7D" w:rsidP="00184D7D">
      <w:pPr>
        <w:rPr>
          <w:b/>
          <w:bCs/>
          <w:i/>
          <w:iCs/>
        </w:rPr>
      </w:pPr>
    </w:p>
    <w:p w14:paraId="708BADFF" w14:textId="77777777" w:rsidR="00184D7D" w:rsidRDefault="00184D7D" w:rsidP="00184D7D">
      <w:pPr>
        <w:rPr>
          <w:b/>
          <w:bCs/>
          <w:i/>
          <w:iCs/>
        </w:rPr>
      </w:pPr>
    </w:p>
    <w:p w14:paraId="399F0F2A" w14:textId="77777777" w:rsidR="00184D7D" w:rsidRDefault="00184D7D" w:rsidP="00184D7D">
      <w:pPr>
        <w:rPr>
          <w:b/>
          <w:bCs/>
          <w:i/>
          <w:iCs/>
        </w:rPr>
      </w:pPr>
    </w:p>
    <w:p w14:paraId="26159E18" w14:textId="77777777" w:rsidR="00184D7D" w:rsidRDefault="00184D7D" w:rsidP="00184D7D">
      <w:pPr>
        <w:rPr>
          <w:b/>
          <w:bCs/>
          <w:i/>
          <w:iCs/>
        </w:rPr>
      </w:pPr>
    </w:p>
    <w:p w14:paraId="265EBE69" w14:textId="77777777" w:rsidR="00184D7D" w:rsidRDefault="00184D7D" w:rsidP="00184D7D">
      <w:pPr>
        <w:rPr>
          <w:b/>
          <w:bCs/>
          <w:i/>
          <w:iCs/>
        </w:rPr>
      </w:pPr>
    </w:p>
    <w:p w14:paraId="5951003C" w14:textId="77777777" w:rsidR="006959B1" w:rsidRDefault="006959B1" w:rsidP="006959B1">
      <w:pPr>
        <w:rPr>
          <w:b/>
          <w:bCs/>
          <w:i/>
          <w:iCs/>
        </w:rPr>
      </w:pPr>
    </w:p>
    <w:p w14:paraId="4D4C6E82" w14:textId="77777777" w:rsidR="001E39A4" w:rsidRDefault="001E39A4" w:rsidP="001E39A4"/>
    <w:p w14:paraId="02C242BD" w14:textId="62019FF2" w:rsidR="001E39A4" w:rsidRPr="00492D2D" w:rsidRDefault="001E39A4" w:rsidP="001E39A4">
      <w:pPr>
        <w:rPr>
          <w:b/>
          <w:bCs/>
          <w:i/>
          <w:iCs/>
        </w:rPr>
      </w:pPr>
    </w:p>
    <w:p w14:paraId="784C679C" w14:textId="77777777" w:rsidR="00FB15B6" w:rsidRDefault="00FB15B6"/>
    <w:sectPr w:rsidR="00FB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09"/>
    <w:rsid w:val="000016E4"/>
    <w:rsid w:val="00010BA9"/>
    <w:rsid w:val="0005701B"/>
    <w:rsid w:val="000C2160"/>
    <w:rsid w:val="000E59AD"/>
    <w:rsid w:val="00107445"/>
    <w:rsid w:val="00135EDC"/>
    <w:rsid w:val="0014031F"/>
    <w:rsid w:val="00162B57"/>
    <w:rsid w:val="001704DC"/>
    <w:rsid w:val="00175BC6"/>
    <w:rsid w:val="00184D7D"/>
    <w:rsid w:val="00194172"/>
    <w:rsid w:val="00195AB1"/>
    <w:rsid w:val="001A3838"/>
    <w:rsid w:val="001B23C4"/>
    <w:rsid w:val="001C1D7B"/>
    <w:rsid w:val="001D0739"/>
    <w:rsid w:val="001E39A4"/>
    <w:rsid w:val="002038E0"/>
    <w:rsid w:val="00211177"/>
    <w:rsid w:val="00215A52"/>
    <w:rsid w:val="00222992"/>
    <w:rsid w:val="00223AA3"/>
    <w:rsid w:val="00255E8F"/>
    <w:rsid w:val="00261969"/>
    <w:rsid w:val="00267831"/>
    <w:rsid w:val="00270A56"/>
    <w:rsid w:val="00277823"/>
    <w:rsid w:val="00281057"/>
    <w:rsid w:val="00286E6E"/>
    <w:rsid w:val="00286F09"/>
    <w:rsid w:val="0029508A"/>
    <w:rsid w:val="002A4A97"/>
    <w:rsid w:val="002C4080"/>
    <w:rsid w:val="002D70DC"/>
    <w:rsid w:val="002E1599"/>
    <w:rsid w:val="002F7811"/>
    <w:rsid w:val="0035271A"/>
    <w:rsid w:val="003575F2"/>
    <w:rsid w:val="003829E5"/>
    <w:rsid w:val="00384DC5"/>
    <w:rsid w:val="003A1004"/>
    <w:rsid w:val="003A4BFA"/>
    <w:rsid w:val="003D518B"/>
    <w:rsid w:val="003E7C96"/>
    <w:rsid w:val="00401160"/>
    <w:rsid w:val="00443147"/>
    <w:rsid w:val="00444240"/>
    <w:rsid w:val="00476829"/>
    <w:rsid w:val="00484BAA"/>
    <w:rsid w:val="004A0485"/>
    <w:rsid w:val="004C7F5A"/>
    <w:rsid w:val="004E0ADF"/>
    <w:rsid w:val="004E262A"/>
    <w:rsid w:val="005028A4"/>
    <w:rsid w:val="00507E69"/>
    <w:rsid w:val="005155F7"/>
    <w:rsid w:val="00556485"/>
    <w:rsid w:val="00583E97"/>
    <w:rsid w:val="005A1E26"/>
    <w:rsid w:val="005A2E97"/>
    <w:rsid w:val="005B42DF"/>
    <w:rsid w:val="005E138D"/>
    <w:rsid w:val="005E4073"/>
    <w:rsid w:val="005F44AC"/>
    <w:rsid w:val="00635D38"/>
    <w:rsid w:val="00666DBE"/>
    <w:rsid w:val="006733C5"/>
    <w:rsid w:val="00676C42"/>
    <w:rsid w:val="0068085E"/>
    <w:rsid w:val="006853E0"/>
    <w:rsid w:val="00691755"/>
    <w:rsid w:val="006959B1"/>
    <w:rsid w:val="006C0102"/>
    <w:rsid w:val="006E5312"/>
    <w:rsid w:val="006F5262"/>
    <w:rsid w:val="00703309"/>
    <w:rsid w:val="00716B50"/>
    <w:rsid w:val="00723C19"/>
    <w:rsid w:val="007310DD"/>
    <w:rsid w:val="00740DF5"/>
    <w:rsid w:val="00744920"/>
    <w:rsid w:val="00750D38"/>
    <w:rsid w:val="00756084"/>
    <w:rsid w:val="00763664"/>
    <w:rsid w:val="00774541"/>
    <w:rsid w:val="00774B72"/>
    <w:rsid w:val="00783655"/>
    <w:rsid w:val="00794B51"/>
    <w:rsid w:val="007953E2"/>
    <w:rsid w:val="007A1913"/>
    <w:rsid w:val="007A2D89"/>
    <w:rsid w:val="007B0426"/>
    <w:rsid w:val="007C369D"/>
    <w:rsid w:val="007D5548"/>
    <w:rsid w:val="007D7836"/>
    <w:rsid w:val="0080061B"/>
    <w:rsid w:val="00801B54"/>
    <w:rsid w:val="00836AB6"/>
    <w:rsid w:val="00845709"/>
    <w:rsid w:val="008534ED"/>
    <w:rsid w:val="00856544"/>
    <w:rsid w:val="008631B3"/>
    <w:rsid w:val="008A1CA4"/>
    <w:rsid w:val="008C388D"/>
    <w:rsid w:val="008D0111"/>
    <w:rsid w:val="008E5A6D"/>
    <w:rsid w:val="00921790"/>
    <w:rsid w:val="009354DC"/>
    <w:rsid w:val="009616F0"/>
    <w:rsid w:val="009623A4"/>
    <w:rsid w:val="0096604D"/>
    <w:rsid w:val="00966E00"/>
    <w:rsid w:val="00975AF2"/>
    <w:rsid w:val="00980077"/>
    <w:rsid w:val="009B2E96"/>
    <w:rsid w:val="009C6975"/>
    <w:rsid w:val="009C73B6"/>
    <w:rsid w:val="009D4E4D"/>
    <w:rsid w:val="009E2518"/>
    <w:rsid w:val="009F44DD"/>
    <w:rsid w:val="009F7E35"/>
    <w:rsid w:val="00A03293"/>
    <w:rsid w:val="00A04078"/>
    <w:rsid w:val="00A15454"/>
    <w:rsid w:val="00A469A9"/>
    <w:rsid w:val="00A65968"/>
    <w:rsid w:val="00A82EA4"/>
    <w:rsid w:val="00A91B1C"/>
    <w:rsid w:val="00A91C04"/>
    <w:rsid w:val="00A92982"/>
    <w:rsid w:val="00AA6F62"/>
    <w:rsid w:val="00AB49D3"/>
    <w:rsid w:val="00AE183D"/>
    <w:rsid w:val="00AF782D"/>
    <w:rsid w:val="00B04CAD"/>
    <w:rsid w:val="00B2492F"/>
    <w:rsid w:val="00B25DD6"/>
    <w:rsid w:val="00B30BEB"/>
    <w:rsid w:val="00B32F7E"/>
    <w:rsid w:val="00B34FB9"/>
    <w:rsid w:val="00B362FB"/>
    <w:rsid w:val="00B7796F"/>
    <w:rsid w:val="00B858EC"/>
    <w:rsid w:val="00B869B6"/>
    <w:rsid w:val="00B87EE8"/>
    <w:rsid w:val="00B9497B"/>
    <w:rsid w:val="00B96B00"/>
    <w:rsid w:val="00BA174E"/>
    <w:rsid w:val="00BA6C6B"/>
    <w:rsid w:val="00BB3842"/>
    <w:rsid w:val="00BD1802"/>
    <w:rsid w:val="00BD3ADF"/>
    <w:rsid w:val="00C0500A"/>
    <w:rsid w:val="00C05F60"/>
    <w:rsid w:val="00C17BD9"/>
    <w:rsid w:val="00C2519A"/>
    <w:rsid w:val="00C251D6"/>
    <w:rsid w:val="00C351F9"/>
    <w:rsid w:val="00C640C6"/>
    <w:rsid w:val="00C64D7F"/>
    <w:rsid w:val="00CB46FC"/>
    <w:rsid w:val="00CC5606"/>
    <w:rsid w:val="00CD222E"/>
    <w:rsid w:val="00CF15B3"/>
    <w:rsid w:val="00CF1C33"/>
    <w:rsid w:val="00CF3561"/>
    <w:rsid w:val="00D34762"/>
    <w:rsid w:val="00D472CB"/>
    <w:rsid w:val="00D56645"/>
    <w:rsid w:val="00D61700"/>
    <w:rsid w:val="00D61A48"/>
    <w:rsid w:val="00D7691B"/>
    <w:rsid w:val="00D83BDC"/>
    <w:rsid w:val="00D95EE2"/>
    <w:rsid w:val="00DC4414"/>
    <w:rsid w:val="00DE006E"/>
    <w:rsid w:val="00DF7AE4"/>
    <w:rsid w:val="00E11B08"/>
    <w:rsid w:val="00E353A3"/>
    <w:rsid w:val="00E56B1D"/>
    <w:rsid w:val="00E570A0"/>
    <w:rsid w:val="00E94391"/>
    <w:rsid w:val="00EA3022"/>
    <w:rsid w:val="00EE0E19"/>
    <w:rsid w:val="00F02067"/>
    <w:rsid w:val="00F11566"/>
    <w:rsid w:val="00F15781"/>
    <w:rsid w:val="00F15D71"/>
    <w:rsid w:val="00F169E6"/>
    <w:rsid w:val="00F61BE4"/>
    <w:rsid w:val="00F702C5"/>
    <w:rsid w:val="00F71C4C"/>
    <w:rsid w:val="00F85AF1"/>
    <w:rsid w:val="00F932BC"/>
    <w:rsid w:val="00F93816"/>
    <w:rsid w:val="00FB15B6"/>
    <w:rsid w:val="00FC27BB"/>
    <w:rsid w:val="00FC73C9"/>
    <w:rsid w:val="00FD3658"/>
    <w:rsid w:val="00FE2852"/>
    <w:rsid w:val="00FF541D"/>
    <w:rsid w:val="00FF551C"/>
    <w:rsid w:val="00FF6FE8"/>
    <w:rsid w:val="00FF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7003"/>
  <w15:chartTrackingRefBased/>
  <w15:docId w15:val="{8CA784B5-3F9F-4B96-B7E8-EE52ECEC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309"/>
  </w:style>
  <w:style w:type="paragraph" w:styleId="Heading1">
    <w:name w:val="heading 1"/>
    <w:basedOn w:val="Normal"/>
    <w:next w:val="Normal"/>
    <w:link w:val="Heading1Char"/>
    <w:uiPriority w:val="9"/>
    <w:qFormat/>
    <w:rsid w:val="0070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9929</Words>
  <Characters>56599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2</cp:revision>
  <dcterms:created xsi:type="dcterms:W3CDTF">2026-01-26T19:07:00Z</dcterms:created>
  <dcterms:modified xsi:type="dcterms:W3CDTF">2026-01-26T19:07:00Z</dcterms:modified>
</cp:coreProperties>
</file>